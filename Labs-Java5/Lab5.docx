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8C7A27" w14:textId="77777777" w:rsidR="00762906" w:rsidRDefault="00762906" w:rsidP="00762906">
      <w:pPr>
        <w:pStyle w:val="Heading1"/>
      </w:pPr>
      <w:r>
        <w:t>Mục tiêu:</w:t>
      </w:r>
    </w:p>
    <w:p w14:paraId="1D8C7A28" w14:textId="77777777" w:rsidR="007B1A90" w:rsidRDefault="007B1A90" w:rsidP="007B1A90">
      <w:r>
        <w:t>Kết thúc bài thực hành này bạn có khả năng</w:t>
      </w:r>
    </w:p>
    <w:p w14:paraId="1D8C7A29" w14:textId="77777777" w:rsidR="00E16155" w:rsidRDefault="00E16155" w:rsidP="007B1A90">
      <w:pPr>
        <w:pStyle w:val="ListParagraph"/>
        <w:numPr>
          <w:ilvl w:val="0"/>
          <w:numId w:val="12"/>
        </w:numPr>
      </w:pPr>
      <w:r>
        <w:t>Giải thích được Spring Bean</w:t>
      </w:r>
    </w:p>
    <w:p w14:paraId="1D8C7A2A" w14:textId="77777777" w:rsidR="007B1A90" w:rsidRDefault="00E16155" w:rsidP="007B1A90">
      <w:pPr>
        <w:pStyle w:val="ListParagraph"/>
        <w:numPr>
          <w:ilvl w:val="0"/>
          <w:numId w:val="12"/>
        </w:numPr>
      </w:pPr>
      <w:r>
        <w:t>Sử dụng được @Autowired và @Qualifier để tiêm các Spring Bean vào các thành phần trong ứng dụng</w:t>
      </w:r>
    </w:p>
    <w:p w14:paraId="1D8C7A2B" w14:textId="77777777" w:rsidR="00E16155" w:rsidRDefault="00E16155" w:rsidP="007B1A90">
      <w:pPr>
        <w:pStyle w:val="ListParagraph"/>
        <w:numPr>
          <w:ilvl w:val="0"/>
          <w:numId w:val="12"/>
        </w:numPr>
      </w:pPr>
      <w:r>
        <w:t>Mô tả được cơ chế IoC</w:t>
      </w:r>
    </w:p>
    <w:p w14:paraId="1D8C7A2C" w14:textId="77777777" w:rsidR="00E16155" w:rsidRDefault="00E16155" w:rsidP="007B1A90">
      <w:pPr>
        <w:pStyle w:val="ListParagraph"/>
        <w:numPr>
          <w:ilvl w:val="0"/>
          <w:numId w:val="12"/>
        </w:numPr>
      </w:pPr>
      <w:r>
        <w:t>Xây dựng được các lớp và nạp vào hệ thống thông qua cấu hình (@Bean, @Primary) và annotation (@Component, @Service, @Repository)</w:t>
      </w:r>
    </w:p>
    <w:p w14:paraId="1D8C7A2D" w14:textId="77777777" w:rsidR="00E16155" w:rsidRDefault="00E16155" w:rsidP="007B1A90">
      <w:pPr>
        <w:pStyle w:val="ListParagraph"/>
        <w:numPr>
          <w:ilvl w:val="0"/>
          <w:numId w:val="12"/>
        </w:numPr>
      </w:pPr>
      <w:r>
        <w:t>Sử dụng được các annotation @Scope, SessionScope, @RequestScope, @ApplicationScope để quản lý vòng đời</w:t>
      </w:r>
      <w:r w:rsidR="008C7C7D">
        <w:t xml:space="preserve"> và chia sẻ</w:t>
      </w:r>
      <w:r>
        <w:t xml:space="preserve"> Spring bean hiệu quả hơn</w:t>
      </w:r>
    </w:p>
    <w:p w14:paraId="1D8C7A2E" w14:textId="77777777" w:rsidR="00C80208" w:rsidRDefault="00C80208" w:rsidP="00C80208">
      <w:pPr>
        <w:pStyle w:val="Heading1"/>
      </w:pPr>
      <w:r>
        <w:t>PHẦN I</w:t>
      </w:r>
    </w:p>
    <w:p w14:paraId="1D8C7A2F" w14:textId="77777777" w:rsidR="0029015A" w:rsidRDefault="004B3CCB" w:rsidP="00C80208">
      <w:pPr>
        <w:pStyle w:val="Heading2"/>
      </w:pPr>
      <w:r w:rsidRPr="003D1719">
        <w:t>Bài 1 (2 điểm)</w:t>
      </w:r>
    </w:p>
    <w:p w14:paraId="1D8C7A30" w14:textId="77777777" w:rsidR="008C7C7D" w:rsidRDefault="004601DB" w:rsidP="008C7C7D">
      <w:r>
        <w:t>Hãy cài đặt mã nguồn cho các phương thức làm việc với parameter được đặc tả trong lớp Spring Bean (ParamService) như sau</w:t>
      </w:r>
      <w:r w:rsidR="008C7C7D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C7C7D" w:rsidRPr="005157FA" w14:paraId="1D8C7A64" w14:textId="77777777" w:rsidTr="008C7C7D">
        <w:tc>
          <w:tcPr>
            <w:tcW w:w="9350" w:type="dxa"/>
          </w:tcPr>
          <w:p w14:paraId="1D8C7A31" w14:textId="77777777" w:rsidR="004601DB" w:rsidRPr="005157FA" w:rsidRDefault="004601DB" w:rsidP="004601DB">
            <w:pPr>
              <w:rPr>
                <w:rFonts w:ascii="Cormorant Infant" w:hAnsi="Cormorant Infant"/>
              </w:rPr>
            </w:pPr>
            <w:r w:rsidRPr="005157FA">
              <w:rPr>
                <w:rFonts w:ascii="Cormorant Infant" w:hAnsi="Cormorant Infant"/>
              </w:rPr>
              <w:t>@</w:t>
            </w:r>
            <w:r w:rsidRPr="005157FA">
              <w:rPr>
                <w:rFonts w:ascii="Cormorant Infant" w:hAnsi="Cormorant Infant"/>
                <w:color w:val="000000"/>
              </w:rPr>
              <w:t>Service</w:t>
            </w:r>
          </w:p>
          <w:p w14:paraId="1D8C7A32" w14:textId="77777777" w:rsidR="004601DB" w:rsidRPr="005157FA" w:rsidRDefault="004601DB" w:rsidP="004601DB">
            <w:pPr>
              <w:rPr>
                <w:rFonts w:ascii="Cormorant Infant" w:hAnsi="Cormorant Infant"/>
                <w:color w:val="000000"/>
              </w:rPr>
            </w:pPr>
            <w:r w:rsidRPr="005157FA">
              <w:rPr>
                <w:rFonts w:ascii="Cormorant Infant" w:hAnsi="Cormorant Infant"/>
                <w:b/>
                <w:bCs/>
                <w:color w:val="7F0055"/>
              </w:rPr>
              <w:t>public</w:t>
            </w:r>
            <w:r w:rsidRPr="005157FA">
              <w:rPr>
                <w:rFonts w:ascii="Cormorant Infant" w:hAnsi="Cormorant Infant"/>
                <w:color w:val="000000"/>
              </w:rPr>
              <w:t xml:space="preserve"> </w:t>
            </w:r>
            <w:r w:rsidRPr="005157FA">
              <w:rPr>
                <w:rFonts w:ascii="Cormorant Infant" w:hAnsi="Cormorant Infant"/>
                <w:b/>
                <w:bCs/>
                <w:color w:val="7F0055"/>
              </w:rPr>
              <w:t>class</w:t>
            </w:r>
            <w:r w:rsidRPr="005157FA">
              <w:rPr>
                <w:rFonts w:ascii="Cormorant Infant" w:hAnsi="Cormorant Infant"/>
                <w:color w:val="000000"/>
              </w:rPr>
              <w:t xml:space="preserve"> ParamService {</w:t>
            </w:r>
          </w:p>
          <w:p w14:paraId="1D8C7A33" w14:textId="77777777" w:rsidR="00CE5D06" w:rsidRPr="005157FA" w:rsidRDefault="00CE5D06" w:rsidP="00CE5D06">
            <w:pPr>
              <w:rPr>
                <w:rFonts w:ascii="Cormorant Infant" w:hAnsi="Cormorant Infant"/>
              </w:rPr>
            </w:pPr>
            <w:r w:rsidRPr="005157FA">
              <w:rPr>
                <w:rFonts w:ascii="Cormorant Infant" w:hAnsi="Cormorant Infant"/>
              </w:rPr>
              <w:tab/>
              <w:t>@Autowired</w:t>
            </w:r>
          </w:p>
          <w:p w14:paraId="1D8C7A34" w14:textId="77777777" w:rsidR="00CE5D06" w:rsidRPr="005157FA" w:rsidRDefault="00CE5D06" w:rsidP="00CE5D06">
            <w:pPr>
              <w:rPr>
                <w:rFonts w:ascii="Cormorant Infant" w:hAnsi="Cormorant Infant"/>
              </w:rPr>
            </w:pPr>
            <w:r w:rsidRPr="005157FA">
              <w:rPr>
                <w:rFonts w:ascii="Cormorant Infant" w:hAnsi="Cormorant Infant"/>
              </w:rPr>
              <w:tab/>
              <w:t xml:space="preserve">HttpServletRequest </w:t>
            </w:r>
            <w:r w:rsidRPr="005157FA">
              <w:rPr>
                <w:rFonts w:ascii="Cormorant Infant" w:hAnsi="Cormorant Infant"/>
                <w:color w:val="0000C0"/>
              </w:rPr>
              <w:t>request</w:t>
            </w:r>
            <w:r w:rsidRPr="005157FA">
              <w:rPr>
                <w:rFonts w:ascii="Cormorant Infant" w:hAnsi="Cormorant Infant"/>
              </w:rPr>
              <w:t>;</w:t>
            </w:r>
          </w:p>
          <w:p w14:paraId="1D8C7A35" w14:textId="77777777" w:rsidR="00CE5D06" w:rsidRPr="005157FA" w:rsidRDefault="00CE5D06" w:rsidP="004601DB">
            <w:pPr>
              <w:rPr>
                <w:rFonts w:ascii="Cormorant Infant" w:hAnsi="Cormorant Infant"/>
              </w:rPr>
            </w:pPr>
            <w:r w:rsidRPr="005157FA">
              <w:rPr>
                <w:rFonts w:ascii="Cormorant Infant" w:hAnsi="Cormorant Infant"/>
              </w:rPr>
              <w:tab/>
            </w:r>
          </w:p>
          <w:p w14:paraId="1D8C7A36" w14:textId="77777777" w:rsidR="004601DB" w:rsidRPr="005157FA" w:rsidRDefault="004601DB" w:rsidP="004601DB">
            <w:pPr>
              <w:rPr>
                <w:rFonts w:ascii="Cormorant Infant" w:hAnsi="Cormorant Infant"/>
              </w:rPr>
            </w:pPr>
            <w:r w:rsidRPr="005157FA">
              <w:rPr>
                <w:rFonts w:ascii="Cormorant Infant" w:hAnsi="Cormorant Infant"/>
                <w:color w:val="000000"/>
              </w:rPr>
              <w:tab/>
            </w:r>
            <w:r w:rsidRPr="005157FA">
              <w:rPr>
                <w:rFonts w:ascii="Cormorant Infant" w:hAnsi="Cormorant Infant"/>
                <w:color w:val="3F5FBF"/>
              </w:rPr>
              <w:t>/**</w:t>
            </w:r>
          </w:p>
          <w:p w14:paraId="1D8C7A37" w14:textId="77777777" w:rsidR="004601DB" w:rsidRPr="005157FA" w:rsidRDefault="004601DB" w:rsidP="004601DB">
            <w:pPr>
              <w:rPr>
                <w:rFonts w:ascii="Cormorant Infant" w:hAnsi="Cormorant Infant"/>
              </w:rPr>
            </w:pPr>
            <w:r w:rsidRPr="005157FA">
              <w:rPr>
                <w:rFonts w:ascii="Cormorant Infant" w:hAnsi="Cormorant Infant"/>
                <w:color w:val="3F5FBF"/>
              </w:rPr>
              <w:tab/>
              <w:t xml:space="preserve"> * Đọc chuỗi giá trị của tham số</w:t>
            </w:r>
          </w:p>
          <w:p w14:paraId="1D8C7A38" w14:textId="77777777" w:rsidR="004601DB" w:rsidRPr="005157FA" w:rsidRDefault="004601DB" w:rsidP="004601DB">
            <w:pPr>
              <w:rPr>
                <w:rFonts w:ascii="Cormorant Infant" w:hAnsi="Cormorant Infant"/>
              </w:rPr>
            </w:pPr>
            <w:r w:rsidRPr="005157FA">
              <w:rPr>
                <w:rFonts w:ascii="Cormorant Infant" w:hAnsi="Cormorant Infant"/>
                <w:color w:val="3F5FBF"/>
              </w:rPr>
              <w:tab/>
              <w:t xml:space="preserve"> * </w:t>
            </w:r>
            <w:r w:rsidRPr="005157FA">
              <w:rPr>
                <w:rFonts w:ascii="Cormorant Infant" w:hAnsi="Cormorant Infant"/>
                <w:b/>
                <w:bCs/>
                <w:color w:val="7F9FBF"/>
              </w:rPr>
              <w:t>@param</w:t>
            </w:r>
            <w:r w:rsidRPr="005157FA">
              <w:rPr>
                <w:rFonts w:ascii="Cormorant Infant" w:hAnsi="Cormorant Infant"/>
                <w:color w:val="3F5FBF"/>
              </w:rPr>
              <w:t xml:space="preserve"> name tên tham số</w:t>
            </w:r>
          </w:p>
          <w:p w14:paraId="1D8C7A39" w14:textId="77777777" w:rsidR="004601DB" w:rsidRPr="005157FA" w:rsidRDefault="004601DB" w:rsidP="004601DB">
            <w:pPr>
              <w:rPr>
                <w:rFonts w:ascii="Cormorant Infant" w:hAnsi="Cormorant Infant"/>
              </w:rPr>
            </w:pPr>
            <w:r w:rsidRPr="005157FA">
              <w:rPr>
                <w:rFonts w:ascii="Cormorant Infant" w:hAnsi="Cormorant Infant"/>
                <w:color w:val="3F5FBF"/>
              </w:rPr>
              <w:tab/>
              <w:t xml:space="preserve"> * </w:t>
            </w:r>
            <w:r w:rsidRPr="005157FA">
              <w:rPr>
                <w:rFonts w:ascii="Cormorant Infant" w:hAnsi="Cormorant Infant"/>
                <w:b/>
                <w:bCs/>
                <w:color w:val="7F9FBF"/>
              </w:rPr>
              <w:t>@param</w:t>
            </w:r>
            <w:r w:rsidRPr="005157FA">
              <w:rPr>
                <w:rFonts w:ascii="Cormorant Infant" w:hAnsi="Cormorant Infant"/>
                <w:color w:val="3F5FBF"/>
              </w:rPr>
              <w:t xml:space="preserve"> defaultValue giá trị mặc định</w:t>
            </w:r>
          </w:p>
          <w:p w14:paraId="1D8C7A3A" w14:textId="77777777" w:rsidR="004601DB" w:rsidRPr="005157FA" w:rsidRDefault="004601DB" w:rsidP="004601DB">
            <w:pPr>
              <w:rPr>
                <w:rFonts w:ascii="Cormorant Infant" w:hAnsi="Cormorant Infant"/>
              </w:rPr>
            </w:pPr>
            <w:r w:rsidRPr="005157FA">
              <w:rPr>
                <w:rFonts w:ascii="Cormorant Infant" w:hAnsi="Cormorant Infant"/>
                <w:color w:val="3F5FBF"/>
              </w:rPr>
              <w:tab/>
              <w:t xml:space="preserve"> * </w:t>
            </w:r>
            <w:r w:rsidRPr="005157FA">
              <w:rPr>
                <w:rFonts w:ascii="Cormorant Infant" w:hAnsi="Cormorant Infant"/>
                <w:b/>
                <w:bCs/>
                <w:color w:val="7F9FBF"/>
              </w:rPr>
              <w:t>@return</w:t>
            </w:r>
            <w:r w:rsidRPr="005157FA">
              <w:rPr>
                <w:rFonts w:ascii="Cormorant Infant" w:hAnsi="Cormorant Infant"/>
                <w:color w:val="3F5FBF"/>
              </w:rPr>
              <w:t xml:space="preserve"> giá trị tham số hoặc giá trị mặc định nếu không tồn tại</w:t>
            </w:r>
          </w:p>
          <w:p w14:paraId="1D8C7A3B" w14:textId="77777777" w:rsidR="004601DB" w:rsidRPr="005157FA" w:rsidRDefault="004601DB" w:rsidP="004601DB">
            <w:pPr>
              <w:rPr>
                <w:rFonts w:ascii="Cormorant Infant" w:hAnsi="Cormorant Infant"/>
              </w:rPr>
            </w:pPr>
            <w:r w:rsidRPr="005157FA">
              <w:rPr>
                <w:rFonts w:ascii="Cormorant Infant" w:hAnsi="Cormorant Infant"/>
                <w:color w:val="3F5FBF"/>
              </w:rPr>
              <w:tab/>
              <w:t xml:space="preserve"> */</w:t>
            </w:r>
          </w:p>
          <w:p w14:paraId="1D8C7A3C" w14:textId="77777777" w:rsidR="004601DB" w:rsidRPr="005157FA" w:rsidRDefault="004601DB" w:rsidP="004601DB">
            <w:pPr>
              <w:rPr>
                <w:rFonts w:ascii="Cormorant Infant" w:hAnsi="Cormorant Infant"/>
              </w:rPr>
            </w:pPr>
            <w:r w:rsidRPr="005157FA">
              <w:rPr>
                <w:rFonts w:ascii="Cormorant Infant" w:hAnsi="Cormorant Infant"/>
                <w:color w:val="000000"/>
              </w:rPr>
              <w:tab/>
            </w:r>
            <w:r w:rsidRPr="005157FA">
              <w:rPr>
                <w:rFonts w:ascii="Cormorant Infant" w:hAnsi="Cormorant Infant"/>
                <w:b/>
                <w:bCs/>
                <w:color w:val="7F0055"/>
              </w:rPr>
              <w:t>public</w:t>
            </w:r>
            <w:r w:rsidRPr="005157FA">
              <w:rPr>
                <w:rFonts w:ascii="Cormorant Infant" w:hAnsi="Cormorant Infant"/>
                <w:color w:val="000000"/>
              </w:rPr>
              <w:t xml:space="preserve"> String getString(String </w:t>
            </w:r>
            <w:r w:rsidRPr="005157FA">
              <w:rPr>
                <w:rFonts w:ascii="Cormorant Infant" w:hAnsi="Cormorant Infant"/>
                <w:color w:val="6A3E3E"/>
              </w:rPr>
              <w:t>name</w:t>
            </w:r>
            <w:r w:rsidRPr="005157FA">
              <w:rPr>
                <w:rFonts w:ascii="Cormorant Infant" w:hAnsi="Cormorant Infant"/>
                <w:color w:val="000000"/>
              </w:rPr>
              <w:t xml:space="preserve">, String </w:t>
            </w:r>
            <w:r w:rsidRPr="005157FA">
              <w:rPr>
                <w:rFonts w:ascii="Cormorant Infant" w:hAnsi="Cormorant Infant"/>
                <w:color w:val="6A3E3E"/>
              </w:rPr>
              <w:t>defaultValue</w:t>
            </w:r>
            <w:r w:rsidRPr="005157FA">
              <w:rPr>
                <w:rFonts w:ascii="Cormorant Infant" w:hAnsi="Cormorant Infant"/>
                <w:color w:val="000000"/>
              </w:rPr>
              <w:t>){…}</w:t>
            </w:r>
          </w:p>
          <w:p w14:paraId="1D8C7A3D" w14:textId="77777777" w:rsidR="004601DB" w:rsidRPr="005157FA" w:rsidRDefault="004601DB" w:rsidP="004601DB">
            <w:pPr>
              <w:rPr>
                <w:rFonts w:ascii="Cormorant Infant" w:hAnsi="Cormorant Infant"/>
              </w:rPr>
            </w:pPr>
            <w:r w:rsidRPr="005157FA">
              <w:rPr>
                <w:rFonts w:ascii="Cormorant Infant" w:hAnsi="Cormorant Infant"/>
                <w:color w:val="000000"/>
              </w:rPr>
              <w:tab/>
            </w:r>
            <w:r w:rsidRPr="005157FA">
              <w:rPr>
                <w:rFonts w:ascii="Cormorant Infant" w:hAnsi="Cormorant Infant"/>
                <w:color w:val="3F5FBF"/>
              </w:rPr>
              <w:t>/**</w:t>
            </w:r>
          </w:p>
          <w:p w14:paraId="1D8C7A3E" w14:textId="77777777" w:rsidR="004601DB" w:rsidRPr="005157FA" w:rsidRDefault="004601DB" w:rsidP="004601DB">
            <w:pPr>
              <w:rPr>
                <w:rFonts w:ascii="Cormorant Infant" w:hAnsi="Cormorant Infant"/>
              </w:rPr>
            </w:pPr>
            <w:r w:rsidRPr="005157FA">
              <w:rPr>
                <w:rFonts w:ascii="Cormorant Infant" w:hAnsi="Cormorant Infant"/>
                <w:color w:val="3F5FBF"/>
              </w:rPr>
              <w:tab/>
              <w:t xml:space="preserve"> * Đọc số nguyên giá trị của tham số</w:t>
            </w:r>
          </w:p>
          <w:p w14:paraId="1D8C7A3F" w14:textId="77777777" w:rsidR="004601DB" w:rsidRPr="005157FA" w:rsidRDefault="004601DB" w:rsidP="004601DB">
            <w:pPr>
              <w:rPr>
                <w:rFonts w:ascii="Cormorant Infant" w:hAnsi="Cormorant Infant"/>
              </w:rPr>
            </w:pPr>
            <w:r w:rsidRPr="005157FA">
              <w:rPr>
                <w:rFonts w:ascii="Cormorant Infant" w:hAnsi="Cormorant Infant"/>
                <w:color w:val="3F5FBF"/>
              </w:rPr>
              <w:tab/>
              <w:t xml:space="preserve"> * </w:t>
            </w:r>
            <w:r w:rsidRPr="005157FA">
              <w:rPr>
                <w:rFonts w:ascii="Cormorant Infant" w:hAnsi="Cormorant Infant"/>
                <w:b/>
                <w:bCs/>
                <w:color w:val="7F9FBF"/>
              </w:rPr>
              <w:t>@param</w:t>
            </w:r>
            <w:r w:rsidRPr="005157FA">
              <w:rPr>
                <w:rFonts w:ascii="Cormorant Infant" w:hAnsi="Cormorant Infant"/>
                <w:color w:val="3F5FBF"/>
              </w:rPr>
              <w:t xml:space="preserve"> name tên tham số</w:t>
            </w:r>
          </w:p>
          <w:p w14:paraId="1D8C7A40" w14:textId="77777777" w:rsidR="004601DB" w:rsidRPr="005157FA" w:rsidRDefault="004601DB" w:rsidP="004601DB">
            <w:pPr>
              <w:rPr>
                <w:rFonts w:ascii="Cormorant Infant" w:hAnsi="Cormorant Infant"/>
              </w:rPr>
            </w:pPr>
            <w:r w:rsidRPr="005157FA">
              <w:rPr>
                <w:rFonts w:ascii="Cormorant Infant" w:hAnsi="Cormorant Infant"/>
                <w:color w:val="3F5FBF"/>
              </w:rPr>
              <w:tab/>
              <w:t xml:space="preserve"> * </w:t>
            </w:r>
            <w:r w:rsidRPr="005157FA">
              <w:rPr>
                <w:rFonts w:ascii="Cormorant Infant" w:hAnsi="Cormorant Infant"/>
                <w:b/>
                <w:bCs/>
                <w:color w:val="7F9FBF"/>
              </w:rPr>
              <w:t>@param</w:t>
            </w:r>
            <w:r w:rsidRPr="005157FA">
              <w:rPr>
                <w:rFonts w:ascii="Cormorant Infant" w:hAnsi="Cormorant Infant"/>
                <w:color w:val="3F5FBF"/>
              </w:rPr>
              <w:t xml:space="preserve"> defaultValue giá trị mặc định</w:t>
            </w:r>
          </w:p>
          <w:p w14:paraId="1D8C7A41" w14:textId="77777777" w:rsidR="004601DB" w:rsidRPr="005157FA" w:rsidRDefault="004601DB" w:rsidP="004601DB">
            <w:pPr>
              <w:rPr>
                <w:rFonts w:ascii="Cormorant Infant" w:hAnsi="Cormorant Infant"/>
              </w:rPr>
            </w:pPr>
            <w:r w:rsidRPr="005157FA">
              <w:rPr>
                <w:rFonts w:ascii="Cormorant Infant" w:hAnsi="Cormorant Infant"/>
                <w:color w:val="3F5FBF"/>
              </w:rPr>
              <w:tab/>
              <w:t xml:space="preserve"> * </w:t>
            </w:r>
            <w:r w:rsidRPr="005157FA">
              <w:rPr>
                <w:rFonts w:ascii="Cormorant Infant" w:hAnsi="Cormorant Infant"/>
                <w:b/>
                <w:bCs/>
                <w:color w:val="7F9FBF"/>
              </w:rPr>
              <w:t>@return</w:t>
            </w:r>
            <w:r w:rsidRPr="005157FA">
              <w:rPr>
                <w:rFonts w:ascii="Cormorant Infant" w:hAnsi="Cormorant Infant"/>
                <w:color w:val="3F5FBF"/>
              </w:rPr>
              <w:t xml:space="preserve"> giá trị tham số hoặc giá trị mặc định nếu không tồn tại</w:t>
            </w:r>
          </w:p>
          <w:p w14:paraId="1D8C7A42" w14:textId="77777777" w:rsidR="004601DB" w:rsidRPr="005157FA" w:rsidRDefault="004601DB" w:rsidP="004601DB">
            <w:pPr>
              <w:rPr>
                <w:rFonts w:ascii="Cormorant Infant" w:hAnsi="Cormorant Infant"/>
              </w:rPr>
            </w:pPr>
            <w:r w:rsidRPr="005157FA">
              <w:rPr>
                <w:rFonts w:ascii="Cormorant Infant" w:hAnsi="Cormorant Infant"/>
                <w:color w:val="3F5FBF"/>
              </w:rPr>
              <w:lastRenderedPageBreak/>
              <w:tab/>
              <w:t xml:space="preserve"> */</w:t>
            </w:r>
          </w:p>
          <w:p w14:paraId="1D8C7A43" w14:textId="77777777" w:rsidR="004601DB" w:rsidRPr="005157FA" w:rsidRDefault="004601DB" w:rsidP="004601DB">
            <w:pPr>
              <w:rPr>
                <w:rFonts w:ascii="Cormorant Infant" w:hAnsi="Cormorant Infant"/>
              </w:rPr>
            </w:pPr>
            <w:r w:rsidRPr="005157FA">
              <w:rPr>
                <w:rFonts w:ascii="Cormorant Infant" w:hAnsi="Cormorant Infant"/>
                <w:color w:val="000000"/>
              </w:rPr>
              <w:tab/>
            </w:r>
            <w:r w:rsidRPr="005157FA">
              <w:rPr>
                <w:rFonts w:ascii="Cormorant Infant" w:hAnsi="Cormorant Infant"/>
                <w:b/>
                <w:bCs/>
                <w:color w:val="7F0055"/>
              </w:rPr>
              <w:t>public</w:t>
            </w:r>
            <w:r w:rsidRPr="005157FA">
              <w:rPr>
                <w:rFonts w:ascii="Cormorant Infant" w:hAnsi="Cormorant Infant"/>
                <w:color w:val="000000"/>
              </w:rPr>
              <w:t xml:space="preserve"> </w:t>
            </w:r>
            <w:r w:rsidRPr="005157FA">
              <w:rPr>
                <w:rFonts w:ascii="Cormorant Infant" w:hAnsi="Cormorant Infant"/>
                <w:b/>
                <w:bCs/>
                <w:color w:val="7F0055"/>
              </w:rPr>
              <w:t>int</w:t>
            </w:r>
            <w:r w:rsidRPr="005157FA">
              <w:rPr>
                <w:rFonts w:ascii="Cormorant Infant" w:hAnsi="Cormorant Infant"/>
                <w:color w:val="000000"/>
              </w:rPr>
              <w:t xml:space="preserve"> getInt(String </w:t>
            </w:r>
            <w:r w:rsidRPr="005157FA">
              <w:rPr>
                <w:rFonts w:ascii="Cormorant Infant" w:hAnsi="Cormorant Infant"/>
                <w:color w:val="6A3E3E"/>
              </w:rPr>
              <w:t>name</w:t>
            </w:r>
            <w:r w:rsidRPr="005157FA">
              <w:rPr>
                <w:rFonts w:ascii="Cormorant Infant" w:hAnsi="Cormorant Infant"/>
                <w:color w:val="000000"/>
              </w:rPr>
              <w:t xml:space="preserve">, </w:t>
            </w:r>
            <w:r w:rsidRPr="005157FA">
              <w:rPr>
                <w:rFonts w:ascii="Cormorant Infant" w:hAnsi="Cormorant Infant"/>
                <w:b/>
                <w:bCs/>
                <w:color w:val="7F0055"/>
              </w:rPr>
              <w:t>int</w:t>
            </w:r>
            <w:r w:rsidRPr="005157FA">
              <w:rPr>
                <w:rFonts w:ascii="Cormorant Infant" w:hAnsi="Cormorant Infant"/>
                <w:color w:val="000000"/>
              </w:rPr>
              <w:t xml:space="preserve"> </w:t>
            </w:r>
            <w:r w:rsidRPr="005157FA">
              <w:rPr>
                <w:rFonts w:ascii="Cormorant Infant" w:hAnsi="Cormorant Infant"/>
                <w:color w:val="6A3E3E"/>
              </w:rPr>
              <w:t>defaultValue</w:t>
            </w:r>
            <w:r w:rsidRPr="005157FA">
              <w:rPr>
                <w:rFonts w:ascii="Cormorant Infant" w:hAnsi="Cormorant Infant"/>
                <w:color w:val="000000"/>
              </w:rPr>
              <w:t>){…}</w:t>
            </w:r>
          </w:p>
          <w:p w14:paraId="1D8C7A44" w14:textId="77777777" w:rsidR="004601DB" w:rsidRPr="005157FA" w:rsidRDefault="004601DB" w:rsidP="004601DB">
            <w:pPr>
              <w:rPr>
                <w:rFonts w:ascii="Cormorant Infant" w:hAnsi="Cormorant Infant"/>
              </w:rPr>
            </w:pPr>
            <w:r w:rsidRPr="005157FA">
              <w:rPr>
                <w:rFonts w:ascii="Cormorant Infant" w:hAnsi="Cormorant Infant"/>
                <w:color w:val="000000"/>
              </w:rPr>
              <w:tab/>
            </w:r>
            <w:r w:rsidRPr="005157FA">
              <w:rPr>
                <w:rFonts w:ascii="Cormorant Infant" w:hAnsi="Cormorant Infant"/>
                <w:color w:val="3F5FBF"/>
              </w:rPr>
              <w:t>/**</w:t>
            </w:r>
          </w:p>
          <w:p w14:paraId="1D8C7A45" w14:textId="77777777" w:rsidR="004601DB" w:rsidRPr="005157FA" w:rsidRDefault="004601DB" w:rsidP="004601DB">
            <w:pPr>
              <w:rPr>
                <w:rFonts w:ascii="Cormorant Infant" w:hAnsi="Cormorant Infant"/>
              </w:rPr>
            </w:pPr>
            <w:r w:rsidRPr="005157FA">
              <w:rPr>
                <w:rFonts w:ascii="Cormorant Infant" w:hAnsi="Cormorant Infant"/>
                <w:color w:val="3F5FBF"/>
              </w:rPr>
              <w:tab/>
              <w:t xml:space="preserve"> * Đọc số thực giá trị của tham số</w:t>
            </w:r>
          </w:p>
          <w:p w14:paraId="1D8C7A46" w14:textId="77777777" w:rsidR="004601DB" w:rsidRPr="005157FA" w:rsidRDefault="004601DB" w:rsidP="004601DB">
            <w:pPr>
              <w:rPr>
                <w:rFonts w:ascii="Cormorant Infant" w:hAnsi="Cormorant Infant"/>
              </w:rPr>
            </w:pPr>
            <w:r w:rsidRPr="005157FA">
              <w:rPr>
                <w:rFonts w:ascii="Cormorant Infant" w:hAnsi="Cormorant Infant"/>
                <w:color w:val="3F5FBF"/>
              </w:rPr>
              <w:tab/>
              <w:t xml:space="preserve"> * </w:t>
            </w:r>
            <w:r w:rsidRPr="005157FA">
              <w:rPr>
                <w:rFonts w:ascii="Cormorant Infant" w:hAnsi="Cormorant Infant"/>
                <w:b/>
                <w:bCs/>
                <w:color w:val="7F9FBF"/>
              </w:rPr>
              <w:t>@param</w:t>
            </w:r>
            <w:r w:rsidRPr="005157FA">
              <w:rPr>
                <w:rFonts w:ascii="Cormorant Infant" w:hAnsi="Cormorant Infant"/>
                <w:color w:val="3F5FBF"/>
              </w:rPr>
              <w:t xml:space="preserve"> name tên tham số</w:t>
            </w:r>
          </w:p>
          <w:p w14:paraId="1D8C7A47" w14:textId="77777777" w:rsidR="004601DB" w:rsidRPr="005157FA" w:rsidRDefault="004601DB" w:rsidP="004601DB">
            <w:pPr>
              <w:rPr>
                <w:rFonts w:ascii="Cormorant Infant" w:hAnsi="Cormorant Infant"/>
              </w:rPr>
            </w:pPr>
            <w:r w:rsidRPr="005157FA">
              <w:rPr>
                <w:rFonts w:ascii="Cormorant Infant" w:hAnsi="Cormorant Infant"/>
                <w:color w:val="3F5FBF"/>
              </w:rPr>
              <w:tab/>
              <w:t xml:space="preserve"> * </w:t>
            </w:r>
            <w:r w:rsidRPr="005157FA">
              <w:rPr>
                <w:rFonts w:ascii="Cormorant Infant" w:hAnsi="Cormorant Infant"/>
                <w:b/>
                <w:bCs/>
                <w:color w:val="7F9FBF"/>
              </w:rPr>
              <w:t>@param</w:t>
            </w:r>
            <w:r w:rsidRPr="005157FA">
              <w:rPr>
                <w:rFonts w:ascii="Cormorant Infant" w:hAnsi="Cormorant Infant"/>
                <w:color w:val="3F5FBF"/>
              </w:rPr>
              <w:t xml:space="preserve"> defaultValue giá trị mặc định</w:t>
            </w:r>
          </w:p>
          <w:p w14:paraId="1D8C7A48" w14:textId="77777777" w:rsidR="004601DB" w:rsidRPr="005157FA" w:rsidRDefault="004601DB" w:rsidP="004601DB">
            <w:pPr>
              <w:rPr>
                <w:rFonts w:ascii="Cormorant Infant" w:hAnsi="Cormorant Infant"/>
              </w:rPr>
            </w:pPr>
            <w:r w:rsidRPr="005157FA">
              <w:rPr>
                <w:rFonts w:ascii="Cormorant Infant" w:hAnsi="Cormorant Infant"/>
                <w:color w:val="3F5FBF"/>
              </w:rPr>
              <w:tab/>
              <w:t xml:space="preserve"> * </w:t>
            </w:r>
            <w:r w:rsidRPr="005157FA">
              <w:rPr>
                <w:rFonts w:ascii="Cormorant Infant" w:hAnsi="Cormorant Infant"/>
                <w:b/>
                <w:bCs/>
                <w:color w:val="7F9FBF"/>
              </w:rPr>
              <w:t>@return</w:t>
            </w:r>
            <w:r w:rsidRPr="005157FA">
              <w:rPr>
                <w:rFonts w:ascii="Cormorant Infant" w:hAnsi="Cormorant Infant"/>
                <w:color w:val="3F5FBF"/>
              </w:rPr>
              <w:t xml:space="preserve"> giá trị tham số hoặc giá trị mặc định nếu không tồn tại</w:t>
            </w:r>
          </w:p>
          <w:p w14:paraId="1D8C7A49" w14:textId="77777777" w:rsidR="004601DB" w:rsidRPr="005157FA" w:rsidRDefault="004601DB" w:rsidP="004601DB">
            <w:pPr>
              <w:rPr>
                <w:rFonts w:ascii="Cormorant Infant" w:hAnsi="Cormorant Infant"/>
              </w:rPr>
            </w:pPr>
            <w:r w:rsidRPr="005157FA">
              <w:rPr>
                <w:rFonts w:ascii="Cormorant Infant" w:hAnsi="Cormorant Infant"/>
                <w:color w:val="3F5FBF"/>
              </w:rPr>
              <w:tab/>
              <w:t xml:space="preserve"> */</w:t>
            </w:r>
          </w:p>
          <w:p w14:paraId="1D8C7A4A" w14:textId="77777777" w:rsidR="004601DB" w:rsidRPr="005157FA" w:rsidRDefault="004601DB" w:rsidP="004601DB">
            <w:pPr>
              <w:rPr>
                <w:rFonts w:ascii="Cormorant Infant" w:hAnsi="Cormorant Infant"/>
              </w:rPr>
            </w:pPr>
            <w:r w:rsidRPr="005157FA">
              <w:rPr>
                <w:rFonts w:ascii="Cormorant Infant" w:hAnsi="Cormorant Infant"/>
                <w:color w:val="000000"/>
              </w:rPr>
              <w:tab/>
            </w:r>
            <w:r w:rsidRPr="005157FA">
              <w:rPr>
                <w:rFonts w:ascii="Cormorant Infant" w:hAnsi="Cormorant Infant"/>
                <w:b/>
                <w:bCs/>
                <w:color w:val="7F0055"/>
              </w:rPr>
              <w:t>public</w:t>
            </w:r>
            <w:r w:rsidRPr="005157FA">
              <w:rPr>
                <w:rFonts w:ascii="Cormorant Infant" w:hAnsi="Cormorant Infant"/>
                <w:color w:val="000000"/>
              </w:rPr>
              <w:t xml:space="preserve"> </w:t>
            </w:r>
            <w:r w:rsidRPr="005157FA">
              <w:rPr>
                <w:rFonts w:ascii="Cormorant Infant" w:hAnsi="Cormorant Infant"/>
                <w:b/>
                <w:bCs/>
                <w:color w:val="7F0055"/>
              </w:rPr>
              <w:t>double</w:t>
            </w:r>
            <w:r w:rsidRPr="005157FA">
              <w:rPr>
                <w:rFonts w:ascii="Cormorant Infant" w:hAnsi="Cormorant Infant"/>
                <w:color w:val="000000"/>
              </w:rPr>
              <w:t xml:space="preserve"> getDouble(String </w:t>
            </w:r>
            <w:r w:rsidRPr="005157FA">
              <w:rPr>
                <w:rFonts w:ascii="Cormorant Infant" w:hAnsi="Cormorant Infant"/>
                <w:color w:val="6A3E3E"/>
              </w:rPr>
              <w:t>name</w:t>
            </w:r>
            <w:r w:rsidRPr="005157FA">
              <w:rPr>
                <w:rFonts w:ascii="Cormorant Infant" w:hAnsi="Cormorant Infant"/>
                <w:color w:val="000000"/>
              </w:rPr>
              <w:t xml:space="preserve">, </w:t>
            </w:r>
            <w:r w:rsidRPr="005157FA">
              <w:rPr>
                <w:rFonts w:ascii="Cormorant Infant" w:hAnsi="Cormorant Infant"/>
                <w:b/>
                <w:bCs/>
                <w:color w:val="7F0055"/>
              </w:rPr>
              <w:t>double</w:t>
            </w:r>
            <w:r w:rsidRPr="005157FA">
              <w:rPr>
                <w:rFonts w:ascii="Cormorant Infant" w:hAnsi="Cormorant Infant"/>
                <w:color w:val="000000"/>
              </w:rPr>
              <w:t xml:space="preserve"> </w:t>
            </w:r>
            <w:r w:rsidRPr="005157FA">
              <w:rPr>
                <w:rFonts w:ascii="Cormorant Infant" w:hAnsi="Cormorant Infant"/>
                <w:color w:val="6A3E3E"/>
              </w:rPr>
              <w:t>defaultValue</w:t>
            </w:r>
            <w:r w:rsidRPr="005157FA">
              <w:rPr>
                <w:rFonts w:ascii="Cormorant Infant" w:hAnsi="Cormorant Infant"/>
                <w:color w:val="000000"/>
              </w:rPr>
              <w:t>){…}</w:t>
            </w:r>
          </w:p>
          <w:p w14:paraId="1D8C7A4B" w14:textId="77777777" w:rsidR="004601DB" w:rsidRPr="005157FA" w:rsidRDefault="004601DB" w:rsidP="004601DB">
            <w:pPr>
              <w:rPr>
                <w:rFonts w:ascii="Cormorant Infant" w:hAnsi="Cormorant Infant"/>
              </w:rPr>
            </w:pPr>
            <w:r w:rsidRPr="005157FA">
              <w:rPr>
                <w:rFonts w:ascii="Cormorant Infant" w:hAnsi="Cormorant Infant"/>
                <w:color w:val="000000"/>
              </w:rPr>
              <w:tab/>
            </w:r>
            <w:r w:rsidRPr="005157FA">
              <w:rPr>
                <w:rFonts w:ascii="Cormorant Infant" w:hAnsi="Cormorant Infant"/>
                <w:color w:val="3F5FBF"/>
              </w:rPr>
              <w:t>/**</w:t>
            </w:r>
          </w:p>
          <w:p w14:paraId="1D8C7A4C" w14:textId="77777777" w:rsidR="004601DB" w:rsidRPr="005157FA" w:rsidRDefault="004601DB" w:rsidP="004601DB">
            <w:pPr>
              <w:rPr>
                <w:rFonts w:ascii="Cormorant Infant" w:hAnsi="Cormorant Infant"/>
              </w:rPr>
            </w:pPr>
            <w:r w:rsidRPr="005157FA">
              <w:rPr>
                <w:rFonts w:ascii="Cormorant Infant" w:hAnsi="Cormorant Infant"/>
                <w:color w:val="3F5FBF"/>
              </w:rPr>
              <w:tab/>
              <w:t xml:space="preserve"> * Đọc giá trị boolean của tham số</w:t>
            </w:r>
          </w:p>
          <w:p w14:paraId="1D8C7A4D" w14:textId="77777777" w:rsidR="004601DB" w:rsidRPr="005157FA" w:rsidRDefault="004601DB" w:rsidP="004601DB">
            <w:pPr>
              <w:rPr>
                <w:rFonts w:ascii="Cormorant Infant" w:hAnsi="Cormorant Infant"/>
              </w:rPr>
            </w:pPr>
            <w:r w:rsidRPr="005157FA">
              <w:rPr>
                <w:rFonts w:ascii="Cormorant Infant" w:hAnsi="Cormorant Infant"/>
                <w:color w:val="3F5FBF"/>
              </w:rPr>
              <w:tab/>
              <w:t xml:space="preserve"> * </w:t>
            </w:r>
            <w:r w:rsidRPr="005157FA">
              <w:rPr>
                <w:rFonts w:ascii="Cormorant Infant" w:hAnsi="Cormorant Infant"/>
                <w:b/>
                <w:bCs/>
                <w:color w:val="7F9FBF"/>
              </w:rPr>
              <w:t>@param</w:t>
            </w:r>
            <w:r w:rsidRPr="005157FA">
              <w:rPr>
                <w:rFonts w:ascii="Cormorant Infant" w:hAnsi="Cormorant Infant"/>
                <w:color w:val="3F5FBF"/>
              </w:rPr>
              <w:t xml:space="preserve"> name tên tham số</w:t>
            </w:r>
          </w:p>
          <w:p w14:paraId="1D8C7A4E" w14:textId="77777777" w:rsidR="004601DB" w:rsidRPr="005157FA" w:rsidRDefault="004601DB" w:rsidP="004601DB">
            <w:pPr>
              <w:rPr>
                <w:rFonts w:ascii="Cormorant Infant" w:hAnsi="Cormorant Infant"/>
              </w:rPr>
            </w:pPr>
            <w:r w:rsidRPr="005157FA">
              <w:rPr>
                <w:rFonts w:ascii="Cormorant Infant" w:hAnsi="Cormorant Infant"/>
                <w:color w:val="3F5FBF"/>
              </w:rPr>
              <w:tab/>
              <w:t xml:space="preserve"> * </w:t>
            </w:r>
            <w:r w:rsidRPr="005157FA">
              <w:rPr>
                <w:rFonts w:ascii="Cormorant Infant" w:hAnsi="Cormorant Infant"/>
                <w:b/>
                <w:bCs/>
                <w:color w:val="7F9FBF"/>
              </w:rPr>
              <w:t>@param</w:t>
            </w:r>
            <w:r w:rsidRPr="005157FA">
              <w:rPr>
                <w:rFonts w:ascii="Cormorant Infant" w:hAnsi="Cormorant Infant"/>
                <w:color w:val="3F5FBF"/>
              </w:rPr>
              <w:t xml:space="preserve"> defaultValue giá trị mặc định</w:t>
            </w:r>
          </w:p>
          <w:p w14:paraId="1D8C7A4F" w14:textId="77777777" w:rsidR="004601DB" w:rsidRPr="005157FA" w:rsidRDefault="004601DB" w:rsidP="004601DB">
            <w:pPr>
              <w:rPr>
                <w:rFonts w:ascii="Cormorant Infant" w:hAnsi="Cormorant Infant"/>
              </w:rPr>
            </w:pPr>
            <w:r w:rsidRPr="005157FA">
              <w:rPr>
                <w:rFonts w:ascii="Cormorant Infant" w:hAnsi="Cormorant Infant"/>
                <w:color w:val="3F5FBF"/>
              </w:rPr>
              <w:tab/>
              <w:t xml:space="preserve"> * </w:t>
            </w:r>
            <w:r w:rsidRPr="005157FA">
              <w:rPr>
                <w:rFonts w:ascii="Cormorant Infant" w:hAnsi="Cormorant Infant"/>
                <w:b/>
                <w:bCs/>
                <w:color w:val="7F9FBF"/>
              </w:rPr>
              <w:t>@return</w:t>
            </w:r>
            <w:r w:rsidRPr="005157FA">
              <w:rPr>
                <w:rFonts w:ascii="Cormorant Infant" w:hAnsi="Cormorant Infant"/>
                <w:color w:val="3F5FBF"/>
              </w:rPr>
              <w:t xml:space="preserve"> giá trị tham số hoặc giá trị mặc định nếu không tồn tại</w:t>
            </w:r>
          </w:p>
          <w:p w14:paraId="1D8C7A50" w14:textId="77777777" w:rsidR="004601DB" w:rsidRPr="005157FA" w:rsidRDefault="004601DB" w:rsidP="004601DB">
            <w:pPr>
              <w:rPr>
                <w:rFonts w:ascii="Cormorant Infant" w:hAnsi="Cormorant Infant"/>
              </w:rPr>
            </w:pPr>
            <w:r w:rsidRPr="005157FA">
              <w:rPr>
                <w:rFonts w:ascii="Cormorant Infant" w:hAnsi="Cormorant Infant"/>
                <w:color w:val="3F5FBF"/>
              </w:rPr>
              <w:tab/>
              <w:t xml:space="preserve"> */</w:t>
            </w:r>
          </w:p>
          <w:p w14:paraId="1D8C7A51" w14:textId="77777777" w:rsidR="004601DB" w:rsidRPr="005157FA" w:rsidRDefault="004601DB" w:rsidP="004601DB">
            <w:pPr>
              <w:rPr>
                <w:rFonts w:ascii="Cormorant Infant" w:hAnsi="Cormorant Infant"/>
              </w:rPr>
            </w:pPr>
            <w:r w:rsidRPr="005157FA">
              <w:rPr>
                <w:rFonts w:ascii="Cormorant Infant" w:hAnsi="Cormorant Infant"/>
                <w:color w:val="000000"/>
              </w:rPr>
              <w:tab/>
            </w:r>
            <w:r w:rsidRPr="005157FA">
              <w:rPr>
                <w:rFonts w:ascii="Cormorant Infant" w:hAnsi="Cormorant Infant"/>
                <w:b/>
                <w:bCs/>
                <w:color w:val="7F0055"/>
              </w:rPr>
              <w:t>public</w:t>
            </w:r>
            <w:r w:rsidRPr="005157FA">
              <w:rPr>
                <w:rFonts w:ascii="Cormorant Infant" w:hAnsi="Cormorant Infant"/>
                <w:color w:val="000000"/>
              </w:rPr>
              <w:t xml:space="preserve"> </w:t>
            </w:r>
            <w:r w:rsidRPr="005157FA">
              <w:rPr>
                <w:rFonts w:ascii="Cormorant Infant" w:hAnsi="Cormorant Infant"/>
                <w:b/>
                <w:bCs/>
                <w:color w:val="7F0055"/>
              </w:rPr>
              <w:t>boolean</w:t>
            </w:r>
            <w:r w:rsidRPr="005157FA">
              <w:rPr>
                <w:rFonts w:ascii="Cormorant Infant" w:hAnsi="Cormorant Infant"/>
                <w:color w:val="000000"/>
              </w:rPr>
              <w:t xml:space="preserve"> getBoolean(String </w:t>
            </w:r>
            <w:r w:rsidRPr="005157FA">
              <w:rPr>
                <w:rFonts w:ascii="Cormorant Infant" w:hAnsi="Cormorant Infant"/>
                <w:color w:val="6A3E3E"/>
              </w:rPr>
              <w:t>name</w:t>
            </w:r>
            <w:r w:rsidRPr="005157FA">
              <w:rPr>
                <w:rFonts w:ascii="Cormorant Infant" w:hAnsi="Cormorant Infant"/>
                <w:color w:val="000000"/>
              </w:rPr>
              <w:t xml:space="preserve">, </w:t>
            </w:r>
            <w:r w:rsidRPr="005157FA">
              <w:rPr>
                <w:rFonts w:ascii="Cormorant Infant" w:hAnsi="Cormorant Infant"/>
                <w:b/>
                <w:bCs/>
                <w:color w:val="7F0055"/>
              </w:rPr>
              <w:t>boolean</w:t>
            </w:r>
            <w:r w:rsidRPr="005157FA">
              <w:rPr>
                <w:rFonts w:ascii="Cormorant Infant" w:hAnsi="Cormorant Infant"/>
                <w:color w:val="000000"/>
              </w:rPr>
              <w:t xml:space="preserve"> </w:t>
            </w:r>
            <w:r w:rsidRPr="005157FA">
              <w:rPr>
                <w:rFonts w:ascii="Cormorant Infant" w:hAnsi="Cormorant Infant"/>
                <w:color w:val="6A3E3E"/>
              </w:rPr>
              <w:t>defaultValue</w:t>
            </w:r>
            <w:r w:rsidRPr="005157FA">
              <w:rPr>
                <w:rFonts w:ascii="Cormorant Infant" w:hAnsi="Cormorant Infant"/>
                <w:color w:val="000000"/>
              </w:rPr>
              <w:t>){…}</w:t>
            </w:r>
          </w:p>
          <w:p w14:paraId="1D8C7A52" w14:textId="77777777" w:rsidR="004601DB" w:rsidRPr="005157FA" w:rsidRDefault="004601DB" w:rsidP="004601DB">
            <w:pPr>
              <w:rPr>
                <w:rFonts w:ascii="Cormorant Infant" w:hAnsi="Cormorant Infant"/>
              </w:rPr>
            </w:pPr>
            <w:r w:rsidRPr="005157FA">
              <w:rPr>
                <w:rFonts w:ascii="Cormorant Infant" w:hAnsi="Cormorant Infant"/>
                <w:color w:val="000000"/>
              </w:rPr>
              <w:tab/>
            </w:r>
            <w:r w:rsidRPr="005157FA">
              <w:rPr>
                <w:rFonts w:ascii="Cormorant Infant" w:hAnsi="Cormorant Infant"/>
                <w:color w:val="3F5FBF"/>
              </w:rPr>
              <w:t>/**</w:t>
            </w:r>
          </w:p>
          <w:p w14:paraId="1D8C7A53" w14:textId="77777777" w:rsidR="004601DB" w:rsidRPr="005157FA" w:rsidRDefault="004601DB" w:rsidP="004601DB">
            <w:pPr>
              <w:rPr>
                <w:rFonts w:ascii="Cormorant Infant" w:hAnsi="Cormorant Infant"/>
              </w:rPr>
            </w:pPr>
            <w:r w:rsidRPr="005157FA">
              <w:rPr>
                <w:rFonts w:ascii="Cormorant Infant" w:hAnsi="Cormorant Infant"/>
                <w:color w:val="3F5FBF"/>
              </w:rPr>
              <w:tab/>
              <w:t xml:space="preserve"> * Đọc giá trị thời gian của tham số</w:t>
            </w:r>
          </w:p>
          <w:p w14:paraId="1D8C7A54" w14:textId="77777777" w:rsidR="004601DB" w:rsidRPr="005157FA" w:rsidRDefault="004601DB" w:rsidP="004601DB">
            <w:pPr>
              <w:rPr>
                <w:rFonts w:ascii="Cormorant Infant" w:hAnsi="Cormorant Infant"/>
              </w:rPr>
            </w:pPr>
            <w:r w:rsidRPr="005157FA">
              <w:rPr>
                <w:rFonts w:ascii="Cormorant Infant" w:hAnsi="Cormorant Infant"/>
                <w:color w:val="3F5FBF"/>
              </w:rPr>
              <w:tab/>
              <w:t xml:space="preserve"> * </w:t>
            </w:r>
            <w:r w:rsidRPr="005157FA">
              <w:rPr>
                <w:rFonts w:ascii="Cormorant Infant" w:hAnsi="Cormorant Infant"/>
                <w:b/>
                <w:bCs/>
                <w:color w:val="7F9FBF"/>
              </w:rPr>
              <w:t>@param</w:t>
            </w:r>
            <w:r w:rsidRPr="005157FA">
              <w:rPr>
                <w:rFonts w:ascii="Cormorant Infant" w:hAnsi="Cormorant Infant"/>
                <w:color w:val="3F5FBF"/>
              </w:rPr>
              <w:t xml:space="preserve"> name tên tham số</w:t>
            </w:r>
          </w:p>
          <w:p w14:paraId="1D8C7A55" w14:textId="77777777" w:rsidR="004601DB" w:rsidRPr="005157FA" w:rsidRDefault="004601DB" w:rsidP="004601DB">
            <w:pPr>
              <w:rPr>
                <w:rFonts w:ascii="Cormorant Infant" w:hAnsi="Cormorant Infant"/>
              </w:rPr>
            </w:pPr>
            <w:r w:rsidRPr="005157FA">
              <w:rPr>
                <w:rFonts w:ascii="Cormorant Infant" w:hAnsi="Cormorant Infant"/>
                <w:color w:val="3F5FBF"/>
              </w:rPr>
              <w:tab/>
              <w:t xml:space="preserve"> * </w:t>
            </w:r>
            <w:r w:rsidRPr="005157FA">
              <w:rPr>
                <w:rFonts w:ascii="Cormorant Infant" w:hAnsi="Cormorant Infant"/>
                <w:b/>
                <w:bCs/>
                <w:color w:val="7F9FBF"/>
              </w:rPr>
              <w:t>@param</w:t>
            </w:r>
            <w:r w:rsidRPr="005157FA">
              <w:rPr>
                <w:rFonts w:ascii="Cormorant Infant" w:hAnsi="Cormorant Infant"/>
                <w:color w:val="3F5FBF"/>
              </w:rPr>
              <w:t xml:space="preserve"> pattern là định dạng thời gian</w:t>
            </w:r>
          </w:p>
          <w:p w14:paraId="1D8C7A56" w14:textId="77777777" w:rsidR="004601DB" w:rsidRPr="005157FA" w:rsidRDefault="004601DB" w:rsidP="004601DB">
            <w:pPr>
              <w:rPr>
                <w:rFonts w:ascii="Cormorant Infant" w:hAnsi="Cormorant Infant"/>
                <w:color w:val="3F5FBF"/>
              </w:rPr>
            </w:pPr>
            <w:r w:rsidRPr="005157FA">
              <w:rPr>
                <w:rFonts w:ascii="Cormorant Infant" w:hAnsi="Cormorant Infant"/>
                <w:color w:val="3F5FBF"/>
              </w:rPr>
              <w:tab/>
              <w:t xml:space="preserve"> * </w:t>
            </w:r>
            <w:r w:rsidRPr="005157FA">
              <w:rPr>
                <w:rFonts w:ascii="Cormorant Infant" w:hAnsi="Cormorant Infant"/>
                <w:b/>
                <w:bCs/>
                <w:color w:val="7F9FBF"/>
              </w:rPr>
              <w:t>@return</w:t>
            </w:r>
            <w:r w:rsidRPr="005157FA">
              <w:rPr>
                <w:rFonts w:ascii="Cormorant Infant" w:hAnsi="Cormorant Infant"/>
                <w:color w:val="3F5FBF"/>
              </w:rPr>
              <w:t xml:space="preserve"> giá trị tham số hoặc null nếu không tồn tại</w:t>
            </w:r>
          </w:p>
          <w:p w14:paraId="1D8C7A57" w14:textId="77777777" w:rsidR="00F03EC3" w:rsidRPr="005157FA" w:rsidRDefault="00F03EC3" w:rsidP="00F03EC3">
            <w:pPr>
              <w:rPr>
                <w:rFonts w:ascii="Cormorant Infant" w:hAnsi="Cormorant Infant"/>
              </w:rPr>
            </w:pPr>
            <w:r w:rsidRPr="005157FA">
              <w:rPr>
                <w:rFonts w:ascii="Cormorant Infant" w:hAnsi="Cormorant Infant"/>
                <w:color w:val="3F5FBF"/>
              </w:rPr>
              <w:tab/>
              <w:t xml:space="preserve"> * </w:t>
            </w:r>
            <w:r w:rsidRPr="005157FA">
              <w:rPr>
                <w:rFonts w:ascii="Cormorant Infant" w:hAnsi="Cormorant Infant"/>
                <w:b/>
                <w:bCs/>
                <w:color w:val="7F9FBF"/>
              </w:rPr>
              <w:t>@throws</w:t>
            </w:r>
            <w:r w:rsidRPr="005157FA">
              <w:rPr>
                <w:rFonts w:ascii="Cormorant Infant" w:hAnsi="Cormorant Infant"/>
                <w:color w:val="3F5FBF"/>
              </w:rPr>
              <w:t xml:space="preserve"> RuntimeException lỗi sai định dạng</w:t>
            </w:r>
          </w:p>
          <w:p w14:paraId="1D8C7A58" w14:textId="77777777" w:rsidR="004601DB" w:rsidRPr="005157FA" w:rsidRDefault="004601DB" w:rsidP="004601DB">
            <w:pPr>
              <w:rPr>
                <w:rFonts w:ascii="Cormorant Infant" w:hAnsi="Cormorant Infant"/>
              </w:rPr>
            </w:pPr>
            <w:r w:rsidRPr="005157FA">
              <w:rPr>
                <w:rFonts w:ascii="Cormorant Infant" w:hAnsi="Cormorant Infant"/>
                <w:color w:val="3F5FBF"/>
              </w:rPr>
              <w:tab/>
              <w:t xml:space="preserve"> */</w:t>
            </w:r>
          </w:p>
          <w:p w14:paraId="1D8C7A59" w14:textId="77777777" w:rsidR="004601DB" w:rsidRPr="005157FA" w:rsidRDefault="004601DB" w:rsidP="004601DB">
            <w:pPr>
              <w:rPr>
                <w:rFonts w:ascii="Cormorant Infant" w:hAnsi="Cormorant Infant"/>
              </w:rPr>
            </w:pPr>
            <w:r w:rsidRPr="005157FA">
              <w:rPr>
                <w:rFonts w:ascii="Cormorant Infant" w:hAnsi="Cormorant Infant"/>
                <w:color w:val="000000"/>
              </w:rPr>
              <w:tab/>
            </w:r>
            <w:r w:rsidRPr="005157FA">
              <w:rPr>
                <w:rFonts w:ascii="Cormorant Infant" w:hAnsi="Cormorant Infant"/>
                <w:b/>
                <w:bCs/>
                <w:color w:val="7F0055"/>
              </w:rPr>
              <w:t>public</w:t>
            </w:r>
            <w:r w:rsidRPr="005157FA">
              <w:rPr>
                <w:rFonts w:ascii="Cormorant Infant" w:hAnsi="Cormorant Infant"/>
                <w:color w:val="000000"/>
              </w:rPr>
              <w:t xml:space="preserve"> Date getDate(String </w:t>
            </w:r>
            <w:r w:rsidRPr="005157FA">
              <w:rPr>
                <w:rFonts w:ascii="Cormorant Infant" w:hAnsi="Cormorant Infant"/>
                <w:color w:val="6A3E3E"/>
              </w:rPr>
              <w:t>name</w:t>
            </w:r>
            <w:r w:rsidRPr="005157FA">
              <w:rPr>
                <w:rFonts w:ascii="Cormorant Infant" w:hAnsi="Cormorant Infant"/>
                <w:color w:val="000000"/>
              </w:rPr>
              <w:t xml:space="preserve">, String </w:t>
            </w:r>
            <w:r w:rsidRPr="005157FA">
              <w:rPr>
                <w:rFonts w:ascii="Cormorant Infant" w:hAnsi="Cormorant Infant"/>
                <w:color w:val="6A3E3E"/>
              </w:rPr>
              <w:t>pattern</w:t>
            </w:r>
            <w:r w:rsidRPr="005157FA">
              <w:rPr>
                <w:rFonts w:ascii="Cormorant Infant" w:hAnsi="Cormorant Infant"/>
                <w:color w:val="000000"/>
              </w:rPr>
              <w:t>){…}</w:t>
            </w:r>
          </w:p>
          <w:p w14:paraId="1D8C7A5A" w14:textId="77777777" w:rsidR="004601DB" w:rsidRPr="005157FA" w:rsidRDefault="004601DB" w:rsidP="004601DB">
            <w:pPr>
              <w:rPr>
                <w:rFonts w:ascii="Cormorant Infant" w:hAnsi="Cormorant Infant"/>
              </w:rPr>
            </w:pPr>
            <w:r w:rsidRPr="005157FA">
              <w:rPr>
                <w:rFonts w:ascii="Cormorant Infant" w:hAnsi="Cormorant Infant"/>
                <w:color w:val="000000"/>
              </w:rPr>
              <w:tab/>
            </w:r>
            <w:r w:rsidRPr="005157FA">
              <w:rPr>
                <w:rFonts w:ascii="Cormorant Infant" w:hAnsi="Cormorant Infant"/>
                <w:color w:val="3F5FBF"/>
              </w:rPr>
              <w:t>/**</w:t>
            </w:r>
          </w:p>
          <w:p w14:paraId="1D8C7A5B" w14:textId="77777777" w:rsidR="004601DB" w:rsidRPr="005157FA" w:rsidRDefault="004601DB" w:rsidP="004601DB">
            <w:pPr>
              <w:rPr>
                <w:rFonts w:ascii="Cormorant Infant" w:hAnsi="Cormorant Infant"/>
              </w:rPr>
            </w:pPr>
            <w:r w:rsidRPr="005157FA">
              <w:rPr>
                <w:rFonts w:ascii="Cormorant Infant" w:hAnsi="Cormorant Infant"/>
                <w:color w:val="3F5FBF"/>
              </w:rPr>
              <w:tab/>
              <w:t xml:space="preserve"> * Lưu file upload vào thư mục</w:t>
            </w:r>
          </w:p>
          <w:p w14:paraId="1D8C7A5C" w14:textId="77777777" w:rsidR="004601DB" w:rsidRPr="005157FA" w:rsidRDefault="004601DB" w:rsidP="004601DB">
            <w:pPr>
              <w:rPr>
                <w:rFonts w:ascii="Cormorant Infant" w:hAnsi="Cormorant Infant"/>
              </w:rPr>
            </w:pPr>
            <w:r w:rsidRPr="005157FA">
              <w:rPr>
                <w:rFonts w:ascii="Cormorant Infant" w:hAnsi="Cormorant Infant"/>
                <w:color w:val="3F5FBF"/>
              </w:rPr>
              <w:tab/>
              <w:t xml:space="preserve"> * </w:t>
            </w:r>
            <w:r w:rsidRPr="005157FA">
              <w:rPr>
                <w:rFonts w:ascii="Cormorant Infant" w:hAnsi="Cormorant Infant"/>
                <w:b/>
                <w:bCs/>
                <w:color w:val="7F9FBF"/>
              </w:rPr>
              <w:t>@param</w:t>
            </w:r>
            <w:r w:rsidRPr="005157FA">
              <w:rPr>
                <w:rFonts w:ascii="Cormorant Infant" w:hAnsi="Cormorant Infant"/>
                <w:color w:val="3F5FBF"/>
              </w:rPr>
              <w:t xml:space="preserve"> file chứa file upload từ client</w:t>
            </w:r>
          </w:p>
          <w:p w14:paraId="1D8C7A5D" w14:textId="77777777" w:rsidR="004601DB" w:rsidRPr="005157FA" w:rsidRDefault="004601DB" w:rsidP="004601DB">
            <w:pPr>
              <w:rPr>
                <w:rFonts w:ascii="Cormorant Infant" w:hAnsi="Cormorant Infant"/>
              </w:rPr>
            </w:pPr>
            <w:r w:rsidRPr="005157FA">
              <w:rPr>
                <w:rFonts w:ascii="Cormorant Infant" w:hAnsi="Cormorant Infant"/>
                <w:color w:val="3F5FBF"/>
              </w:rPr>
              <w:tab/>
              <w:t xml:space="preserve"> * </w:t>
            </w:r>
            <w:r w:rsidRPr="005157FA">
              <w:rPr>
                <w:rFonts w:ascii="Cormorant Infant" w:hAnsi="Cormorant Infant"/>
                <w:b/>
                <w:bCs/>
                <w:color w:val="7F9FBF"/>
              </w:rPr>
              <w:t>@param</w:t>
            </w:r>
            <w:r w:rsidRPr="005157FA">
              <w:rPr>
                <w:rFonts w:ascii="Cormorant Infant" w:hAnsi="Cormorant Infant"/>
                <w:color w:val="3F5FBF"/>
              </w:rPr>
              <w:t xml:space="preserve"> path đường dẫn tính từ webroot</w:t>
            </w:r>
          </w:p>
          <w:p w14:paraId="1D8C7A5E" w14:textId="77777777" w:rsidR="004601DB" w:rsidRPr="005157FA" w:rsidRDefault="004601DB" w:rsidP="004601DB">
            <w:pPr>
              <w:rPr>
                <w:rFonts w:ascii="Cormorant Infant" w:hAnsi="Cormorant Infant"/>
                <w:color w:val="3F5FBF"/>
              </w:rPr>
            </w:pPr>
            <w:r w:rsidRPr="005157FA">
              <w:rPr>
                <w:rFonts w:ascii="Cormorant Infant" w:hAnsi="Cormorant Infant"/>
                <w:color w:val="3F5FBF"/>
              </w:rPr>
              <w:tab/>
              <w:t xml:space="preserve"> * </w:t>
            </w:r>
            <w:r w:rsidRPr="005157FA">
              <w:rPr>
                <w:rFonts w:ascii="Cormorant Infant" w:hAnsi="Cormorant Infant"/>
                <w:b/>
                <w:bCs/>
                <w:color w:val="7F9FBF"/>
              </w:rPr>
              <w:t>@return</w:t>
            </w:r>
            <w:r w:rsidRPr="005157FA">
              <w:rPr>
                <w:rFonts w:ascii="Cormorant Infant" w:hAnsi="Cormorant Infant"/>
                <w:color w:val="3F5FBF"/>
              </w:rPr>
              <w:t xml:space="preserve"> đối tượng chứa file đã lưu hoặc null nếu không có file upload</w:t>
            </w:r>
          </w:p>
          <w:p w14:paraId="1D8C7A5F" w14:textId="77777777" w:rsidR="00B56807" w:rsidRPr="005157FA" w:rsidRDefault="00B56807" w:rsidP="00B56807">
            <w:pPr>
              <w:rPr>
                <w:rFonts w:ascii="Cormorant Infant" w:hAnsi="Cormorant Infant"/>
              </w:rPr>
            </w:pPr>
            <w:r w:rsidRPr="005157FA">
              <w:rPr>
                <w:rFonts w:ascii="Cormorant Infant" w:hAnsi="Cormorant Infant"/>
                <w:color w:val="3F5FBF"/>
              </w:rPr>
              <w:tab/>
              <w:t xml:space="preserve"> * </w:t>
            </w:r>
            <w:r w:rsidRPr="005157FA">
              <w:rPr>
                <w:rFonts w:ascii="Cormorant Infant" w:hAnsi="Cormorant Infant"/>
                <w:b/>
                <w:bCs/>
                <w:color w:val="7F9FBF"/>
              </w:rPr>
              <w:t>@throws</w:t>
            </w:r>
            <w:r w:rsidRPr="005157FA">
              <w:rPr>
                <w:rFonts w:ascii="Cormorant Infant" w:hAnsi="Cormorant Infant"/>
                <w:color w:val="3F5FBF"/>
              </w:rPr>
              <w:t xml:space="preserve"> RuntimeException lỗi lưu file</w:t>
            </w:r>
          </w:p>
          <w:p w14:paraId="1D8C7A60" w14:textId="77777777" w:rsidR="004601DB" w:rsidRPr="005157FA" w:rsidRDefault="004601DB" w:rsidP="004601DB">
            <w:pPr>
              <w:rPr>
                <w:rFonts w:ascii="Cormorant Infant" w:hAnsi="Cormorant Infant"/>
              </w:rPr>
            </w:pPr>
            <w:r w:rsidRPr="005157FA">
              <w:rPr>
                <w:rFonts w:ascii="Cormorant Infant" w:hAnsi="Cormorant Infant"/>
                <w:color w:val="3F5FBF"/>
              </w:rPr>
              <w:tab/>
              <w:t xml:space="preserve"> */</w:t>
            </w:r>
          </w:p>
          <w:p w14:paraId="1D8C7A61" w14:textId="77777777" w:rsidR="004601DB" w:rsidRPr="005157FA" w:rsidRDefault="004601DB" w:rsidP="004601DB">
            <w:pPr>
              <w:rPr>
                <w:rFonts w:ascii="Cormorant Infant" w:hAnsi="Cormorant Infant"/>
              </w:rPr>
            </w:pPr>
            <w:r w:rsidRPr="005157FA">
              <w:rPr>
                <w:rFonts w:ascii="Cormorant Infant" w:hAnsi="Cormorant Infant"/>
                <w:color w:val="000000"/>
              </w:rPr>
              <w:tab/>
            </w:r>
            <w:r w:rsidRPr="005157FA">
              <w:rPr>
                <w:rFonts w:ascii="Cormorant Infant" w:hAnsi="Cormorant Infant"/>
                <w:b/>
                <w:bCs/>
                <w:color w:val="7F0055"/>
              </w:rPr>
              <w:t>public</w:t>
            </w:r>
            <w:r w:rsidRPr="005157FA">
              <w:rPr>
                <w:rFonts w:ascii="Cormorant Infant" w:hAnsi="Cormorant Infant"/>
                <w:color w:val="000000"/>
              </w:rPr>
              <w:t xml:space="preserve"> File save(MultipartFile </w:t>
            </w:r>
            <w:r w:rsidRPr="005157FA">
              <w:rPr>
                <w:rFonts w:ascii="Cormorant Infant" w:hAnsi="Cormorant Infant"/>
                <w:color w:val="6A3E3E"/>
              </w:rPr>
              <w:t>file</w:t>
            </w:r>
            <w:r w:rsidRPr="005157FA">
              <w:rPr>
                <w:rFonts w:ascii="Cormorant Infant" w:hAnsi="Cormorant Infant"/>
                <w:color w:val="000000"/>
              </w:rPr>
              <w:t xml:space="preserve">, String </w:t>
            </w:r>
            <w:r w:rsidRPr="005157FA">
              <w:rPr>
                <w:rFonts w:ascii="Cormorant Infant" w:hAnsi="Cormorant Infant"/>
                <w:color w:val="6A3E3E"/>
              </w:rPr>
              <w:t>path</w:t>
            </w:r>
            <w:r w:rsidRPr="005157FA">
              <w:rPr>
                <w:rFonts w:ascii="Cormorant Infant" w:hAnsi="Cormorant Infant"/>
                <w:color w:val="000000"/>
              </w:rPr>
              <w:t>) {…}</w:t>
            </w:r>
          </w:p>
          <w:p w14:paraId="1D8C7A62" w14:textId="77777777" w:rsidR="004601DB" w:rsidRPr="005157FA" w:rsidRDefault="004601DB" w:rsidP="004601DB">
            <w:pPr>
              <w:rPr>
                <w:rFonts w:ascii="Cormorant Infant" w:hAnsi="Cormorant Infant"/>
              </w:rPr>
            </w:pPr>
            <w:r w:rsidRPr="005157FA">
              <w:rPr>
                <w:rFonts w:ascii="Cormorant Infant" w:hAnsi="Cormorant Infant"/>
                <w:color w:val="000000"/>
              </w:rPr>
              <w:t>}</w:t>
            </w:r>
          </w:p>
          <w:p w14:paraId="1D8C7A63" w14:textId="77777777" w:rsidR="008C7C7D" w:rsidRPr="005157FA" w:rsidRDefault="008C7C7D" w:rsidP="004601DB">
            <w:pPr>
              <w:rPr>
                <w:rFonts w:ascii="Cormorant Infant" w:hAnsi="Cormorant Infant"/>
              </w:rPr>
            </w:pPr>
          </w:p>
        </w:tc>
      </w:tr>
    </w:tbl>
    <w:p w14:paraId="1D8C7A65" w14:textId="77777777" w:rsidR="008C7C7D" w:rsidRDefault="00B113E0" w:rsidP="008C7C7D">
      <w:r>
        <w:lastRenderedPageBreak/>
        <w:t>CookieService</w:t>
      </w:r>
      <w:r w:rsidR="004601DB">
        <w:t>: Hãy cài đặt mã nguồn cho các phương thức làm việc với cookie được đặc tả trong lớp Spring Bean (CookieService) như sau: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113E0" w:rsidRPr="005157FA" w14:paraId="1D8C7A87" w14:textId="77777777" w:rsidTr="00B113E0">
        <w:tc>
          <w:tcPr>
            <w:tcW w:w="9350" w:type="dxa"/>
          </w:tcPr>
          <w:p w14:paraId="1D8C7A66" w14:textId="77777777" w:rsidR="004601DB" w:rsidRPr="005157FA" w:rsidRDefault="004601DB" w:rsidP="004601DB">
            <w:pPr>
              <w:rPr>
                <w:rFonts w:ascii="Cormorant Infant" w:hAnsi="Cormorant Infant"/>
              </w:rPr>
            </w:pPr>
            <w:r w:rsidRPr="005157FA">
              <w:rPr>
                <w:rFonts w:ascii="Cormorant Infant" w:hAnsi="Cormorant Infant"/>
              </w:rPr>
              <w:t>@</w:t>
            </w:r>
            <w:r w:rsidRPr="005157FA">
              <w:rPr>
                <w:rFonts w:ascii="Cormorant Infant" w:hAnsi="Cormorant Infant"/>
                <w:color w:val="000000"/>
              </w:rPr>
              <w:t>Service</w:t>
            </w:r>
          </w:p>
          <w:p w14:paraId="1D8C7A67" w14:textId="77777777" w:rsidR="004601DB" w:rsidRPr="005157FA" w:rsidRDefault="004601DB" w:rsidP="004601DB">
            <w:pPr>
              <w:rPr>
                <w:rFonts w:ascii="Cormorant Infant" w:hAnsi="Cormorant Infant"/>
              </w:rPr>
            </w:pPr>
            <w:r w:rsidRPr="005157FA">
              <w:rPr>
                <w:rFonts w:ascii="Cormorant Infant" w:hAnsi="Cormorant Infant"/>
                <w:b/>
                <w:bCs/>
                <w:color w:val="7F0055"/>
              </w:rPr>
              <w:lastRenderedPageBreak/>
              <w:t>public</w:t>
            </w:r>
            <w:r w:rsidRPr="005157FA">
              <w:rPr>
                <w:rFonts w:ascii="Cormorant Infant" w:hAnsi="Cormorant Infant"/>
              </w:rPr>
              <w:t xml:space="preserve"> </w:t>
            </w:r>
            <w:r w:rsidRPr="005157FA">
              <w:rPr>
                <w:rFonts w:ascii="Cormorant Infant" w:hAnsi="Cormorant Infant"/>
                <w:b/>
                <w:bCs/>
                <w:color w:val="7F0055"/>
              </w:rPr>
              <w:t>class</w:t>
            </w:r>
            <w:r w:rsidRPr="005157FA">
              <w:rPr>
                <w:rFonts w:ascii="Cormorant Infant" w:hAnsi="Cormorant Infant"/>
              </w:rPr>
              <w:t xml:space="preserve"> CookieService {</w:t>
            </w:r>
          </w:p>
          <w:p w14:paraId="1D8C7A68" w14:textId="77777777" w:rsidR="00CE5D06" w:rsidRPr="005157FA" w:rsidRDefault="00CE5D06" w:rsidP="00CE5D06">
            <w:pPr>
              <w:rPr>
                <w:rFonts w:ascii="Cormorant Infant" w:hAnsi="Cormorant Infant"/>
              </w:rPr>
            </w:pPr>
            <w:r w:rsidRPr="005157FA">
              <w:rPr>
                <w:rFonts w:ascii="Cormorant Infant" w:hAnsi="Cormorant Infant"/>
              </w:rPr>
              <w:tab/>
              <w:t>@Autowired</w:t>
            </w:r>
          </w:p>
          <w:p w14:paraId="1D8C7A69" w14:textId="77777777" w:rsidR="00CE5D06" w:rsidRPr="005157FA" w:rsidRDefault="00CE5D06" w:rsidP="00CE5D06">
            <w:pPr>
              <w:rPr>
                <w:rFonts w:ascii="Cormorant Infant" w:hAnsi="Cormorant Infant"/>
              </w:rPr>
            </w:pPr>
            <w:r w:rsidRPr="005157FA">
              <w:rPr>
                <w:rFonts w:ascii="Cormorant Infant" w:hAnsi="Cormorant Infant"/>
              </w:rPr>
              <w:tab/>
              <w:t xml:space="preserve">HttpServletRequest </w:t>
            </w:r>
            <w:r w:rsidRPr="005157FA">
              <w:rPr>
                <w:rFonts w:ascii="Cormorant Infant" w:hAnsi="Cormorant Infant"/>
                <w:color w:val="0000C0"/>
              </w:rPr>
              <w:t>request</w:t>
            </w:r>
            <w:r w:rsidRPr="005157FA">
              <w:rPr>
                <w:rFonts w:ascii="Cormorant Infant" w:hAnsi="Cormorant Infant"/>
              </w:rPr>
              <w:t>;</w:t>
            </w:r>
          </w:p>
          <w:p w14:paraId="1D8C7A6A" w14:textId="77777777" w:rsidR="00CE5D06" w:rsidRPr="005157FA" w:rsidRDefault="00CE5D06" w:rsidP="00CE5D06">
            <w:pPr>
              <w:rPr>
                <w:rFonts w:ascii="Cormorant Infant" w:hAnsi="Cormorant Infant"/>
              </w:rPr>
            </w:pPr>
            <w:r w:rsidRPr="005157FA">
              <w:rPr>
                <w:rFonts w:ascii="Cormorant Infant" w:hAnsi="Cormorant Infant"/>
              </w:rPr>
              <w:tab/>
              <w:t>@Autowired</w:t>
            </w:r>
          </w:p>
          <w:p w14:paraId="1D8C7A6B" w14:textId="77777777" w:rsidR="00CE5D06" w:rsidRPr="005157FA" w:rsidRDefault="00A75986" w:rsidP="00CE5D06">
            <w:pPr>
              <w:rPr>
                <w:rFonts w:ascii="Cormorant Infant" w:hAnsi="Cormorant Infant"/>
              </w:rPr>
            </w:pPr>
            <w:r w:rsidRPr="005157FA">
              <w:rPr>
                <w:rFonts w:ascii="Cormorant Infant" w:hAnsi="Cormorant Infant"/>
              </w:rPr>
              <w:tab/>
              <w:t>HttpServletResponse</w:t>
            </w:r>
            <w:r w:rsidR="00CE5D06" w:rsidRPr="005157FA">
              <w:rPr>
                <w:rFonts w:ascii="Cormorant Infant" w:hAnsi="Cormorant Infant"/>
              </w:rPr>
              <w:t xml:space="preserve"> </w:t>
            </w:r>
            <w:r w:rsidR="00CE5D06" w:rsidRPr="005157FA">
              <w:rPr>
                <w:rFonts w:ascii="Cormorant Infant" w:hAnsi="Cormorant Infant"/>
                <w:color w:val="0000C0"/>
              </w:rPr>
              <w:t>response</w:t>
            </w:r>
            <w:r w:rsidR="00CE5D06" w:rsidRPr="005157FA">
              <w:rPr>
                <w:rFonts w:ascii="Cormorant Infant" w:hAnsi="Cormorant Infant"/>
              </w:rPr>
              <w:t>;</w:t>
            </w:r>
          </w:p>
          <w:p w14:paraId="1D8C7A6C" w14:textId="77777777" w:rsidR="00CE5D06" w:rsidRPr="005157FA" w:rsidRDefault="00CE5D06" w:rsidP="004601DB">
            <w:pPr>
              <w:rPr>
                <w:rFonts w:ascii="Cormorant Infant" w:hAnsi="Cormorant Infant"/>
              </w:rPr>
            </w:pPr>
            <w:r w:rsidRPr="005157FA">
              <w:rPr>
                <w:rFonts w:ascii="Cormorant Infant" w:hAnsi="Cormorant Infant"/>
              </w:rPr>
              <w:tab/>
            </w:r>
          </w:p>
          <w:p w14:paraId="1D8C7A6D" w14:textId="77777777" w:rsidR="004601DB" w:rsidRPr="005157FA" w:rsidRDefault="004601DB" w:rsidP="004601DB">
            <w:pPr>
              <w:rPr>
                <w:rFonts w:ascii="Cormorant Infant" w:hAnsi="Cormorant Infant"/>
              </w:rPr>
            </w:pPr>
            <w:r w:rsidRPr="005157FA">
              <w:rPr>
                <w:rFonts w:ascii="Cormorant Infant" w:hAnsi="Cormorant Infant"/>
              </w:rPr>
              <w:tab/>
            </w:r>
            <w:r w:rsidRPr="005157FA">
              <w:rPr>
                <w:rFonts w:ascii="Cormorant Infant" w:hAnsi="Cormorant Infant"/>
                <w:color w:val="3F5FBF"/>
              </w:rPr>
              <w:t>/**</w:t>
            </w:r>
          </w:p>
          <w:p w14:paraId="1D8C7A6E" w14:textId="77777777" w:rsidR="004601DB" w:rsidRPr="005157FA" w:rsidRDefault="004601DB" w:rsidP="004601DB">
            <w:pPr>
              <w:rPr>
                <w:rFonts w:ascii="Cormorant Infant" w:hAnsi="Cormorant Infant"/>
              </w:rPr>
            </w:pPr>
            <w:r w:rsidRPr="005157FA">
              <w:rPr>
                <w:rFonts w:ascii="Cormorant Infant" w:hAnsi="Cormorant Infant"/>
                <w:color w:val="3F5FBF"/>
              </w:rPr>
              <w:tab/>
              <w:t xml:space="preserve"> * Đọc cookie từ request</w:t>
            </w:r>
          </w:p>
          <w:p w14:paraId="1D8C7A6F" w14:textId="77777777" w:rsidR="004601DB" w:rsidRPr="005157FA" w:rsidRDefault="004601DB" w:rsidP="004601DB">
            <w:pPr>
              <w:rPr>
                <w:rFonts w:ascii="Cormorant Infant" w:hAnsi="Cormorant Infant"/>
              </w:rPr>
            </w:pPr>
            <w:r w:rsidRPr="005157FA">
              <w:rPr>
                <w:rFonts w:ascii="Cormorant Infant" w:hAnsi="Cormorant Infant"/>
                <w:color w:val="3F5FBF"/>
              </w:rPr>
              <w:tab/>
              <w:t xml:space="preserve"> * </w:t>
            </w:r>
            <w:r w:rsidRPr="005157FA">
              <w:rPr>
                <w:rFonts w:ascii="Cormorant Infant" w:hAnsi="Cormorant Infant"/>
                <w:b/>
                <w:bCs/>
                <w:color w:val="7F9FBF"/>
              </w:rPr>
              <w:t>@param</w:t>
            </w:r>
            <w:r w:rsidRPr="005157FA">
              <w:rPr>
                <w:rFonts w:ascii="Cormorant Infant" w:hAnsi="Cormorant Infant"/>
                <w:color w:val="3F5FBF"/>
              </w:rPr>
              <w:t xml:space="preserve"> name tên cookie cần đọc</w:t>
            </w:r>
          </w:p>
          <w:p w14:paraId="1D8C7A70" w14:textId="77777777" w:rsidR="004601DB" w:rsidRPr="005157FA" w:rsidRDefault="004601DB" w:rsidP="004601DB">
            <w:pPr>
              <w:rPr>
                <w:rFonts w:ascii="Cormorant Infant" w:hAnsi="Cormorant Infant"/>
              </w:rPr>
            </w:pPr>
            <w:r w:rsidRPr="005157FA">
              <w:rPr>
                <w:rFonts w:ascii="Cormorant Infant" w:hAnsi="Cormorant Infant"/>
                <w:color w:val="3F5FBF"/>
              </w:rPr>
              <w:tab/>
              <w:t xml:space="preserve"> * </w:t>
            </w:r>
            <w:r w:rsidRPr="005157FA">
              <w:rPr>
                <w:rFonts w:ascii="Cormorant Infant" w:hAnsi="Cormorant Infant"/>
                <w:b/>
                <w:bCs/>
                <w:color w:val="7F9FBF"/>
              </w:rPr>
              <w:t>@return</w:t>
            </w:r>
            <w:r w:rsidRPr="005157FA">
              <w:rPr>
                <w:rFonts w:ascii="Cormorant Infant" w:hAnsi="Cormorant Infant"/>
                <w:color w:val="3F5FBF"/>
              </w:rPr>
              <w:t xml:space="preserve"> đối tượng cookie đọc được hoặc null nếu không tồn tại</w:t>
            </w:r>
          </w:p>
          <w:p w14:paraId="1D8C7A71" w14:textId="77777777" w:rsidR="004601DB" w:rsidRPr="005157FA" w:rsidRDefault="004601DB" w:rsidP="004601DB">
            <w:pPr>
              <w:rPr>
                <w:rFonts w:ascii="Cormorant Infant" w:hAnsi="Cormorant Infant"/>
              </w:rPr>
            </w:pPr>
            <w:r w:rsidRPr="005157FA">
              <w:rPr>
                <w:rFonts w:ascii="Cormorant Infant" w:hAnsi="Cormorant Infant"/>
                <w:color w:val="3F5FBF"/>
              </w:rPr>
              <w:tab/>
              <w:t xml:space="preserve"> */</w:t>
            </w:r>
          </w:p>
          <w:p w14:paraId="1D8C7A72" w14:textId="77777777" w:rsidR="004601DB" w:rsidRPr="005157FA" w:rsidRDefault="004601DB" w:rsidP="004601DB">
            <w:pPr>
              <w:rPr>
                <w:rFonts w:ascii="Cormorant Infant" w:hAnsi="Cormorant Infant"/>
              </w:rPr>
            </w:pPr>
            <w:r w:rsidRPr="005157FA">
              <w:rPr>
                <w:rFonts w:ascii="Cormorant Infant" w:hAnsi="Cormorant Infant"/>
              </w:rPr>
              <w:tab/>
            </w:r>
            <w:r w:rsidRPr="005157FA">
              <w:rPr>
                <w:rFonts w:ascii="Cormorant Infant" w:hAnsi="Cormorant Infant"/>
                <w:b/>
                <w:bCs/>
                <w:color w:val="7F0055"/>
              </w:rPr>
              <w:t>public</w:t>
            </w:r>
            <w:r w:rsidRPr="005157FA">
              <w:rPr>
                <w:rFonts w:ascii="Cormorant Infant" w:hAnsi="Cormorant Infant"/>
              </w:rPr>
              <w:t xml:space="preserve"> Cookie get(String </w:t>
            </w:r>
            <w:r w:rsidRPr="005157FA">
              <w:rPr>
                <w:rFonts w:ascii="Cormorant Infant" w:hAnsi="Cormorant Infant"/>
                <w:color w:val="6A3E3E"/>
              </w:rPr>
              <w:t>name</w:t>
            </w:r>
            <w:r w:rsidRPr="005157FA">
              <w:rPr>
                <w:rFonts w:ascii="Cormorant Infant" w:hAnsi="Cormorant Infant"/>
              </w:rPr>
              <w:t>) {…}</w:t>
            </w:r>
          </w:p>
          <w:p w14:paraId="1D8C7A73" w14:textId="77777777" w:rsidR="004601DB" w:rsidRPr="005157FA" w:rsidRDefault="004601DB" w:rsidP="004601DB">
            <w:pPr>
              <w:rPr>
                <w:rFonts w:ascii="Cormorant Infant" w:hAnsi="Cormorant Infant"/>
              </w:rPr>
            </w:pPr>
            <w:r w:rsidRPr="005157FA">
              <w:rPr>
                <w:rFonts w:ascii="Cormorant Infant" w:hAnsi="Cormorant Infant"/>
              </w:rPr>
              <w:tab/>
            </w:r>
            <w:r w:rsidRPr="005157FA">
              <w:rPr>
                <w:rFonts w:ascii="Cormorant Infant" w:hAnsi="Cormorant Infant"/>
                <w:color w:val="3F5FBF"/>
              </w:rPr>
              <w:t>/**</w:t>
            </w:r>
          </w:p>
          <w:p w14:paraId="1D8C7A74" w14:textId="77777777" w:rsidR="004601DB" w:rsidRPr="005157FA" w:rsidRDefault="004601DB" w:rsidP="004601DB">
            <w:pPr>
              <w:rPr>
                <w:rFonts w:ascii="Cormorant Infant" w:hAnsi="Cormorant Infant"/>
              </w:rPr>
            </w:pPr>
            <w:r w:rsidRPr="005157FA">
              <w:rPr>
                <w:rFonts w:ascii="Cormorant Infant" w:hAnsi="Cormorant Infant"/>
                <w:color w:val="3F5FBF"/>
              </w:rPr>
              <w:tab/>
              <w:t xml:space="preserve"> * Đọc giá trị của cookie từ request</w:t>
            </w:r>
          </w:p>
          <w:p w14:paraId="1D8C7A75" w14:textId="77777777" w:rsidR="004601DB" w:rsidRPr="005157FA" w:rsidRDefault="004601DB" w:rsidP="004601DB">
            <w:pPr>
              <w:rPr>
                <w:rFonts w:ascii="Cormorant Infant" w:hAnsi="Cormorant Infant"/>
              </w:rPr>
            </w:pPr>
            <w:r w:rsidRPr="005157FA">
              <w:rPr>
                <w:rFonts w:ascii="Cormorant Infant" w:hAnsi="Cormorant Infant"/>
                <w:color w:val="3F5FBF"/>
              </w:rPr>
              <w:tab/>
              <w:t xml:space="preserve"> * </w:t>
            </w:r>
            <w:r w:rsidRPr="005157FA">
              <w:rPr>
                <w:rFonts w:ascii="Cormorant Infant" w:hAnsi="Cormorant Infant"/>
                <w:b/>
                <w:bCs/>
                <w:color w:val="7F9FBF"/>
              </w:rPr>
              <w:t>@param</w:t>
            </w:r>
            <w:r w:rsidRPr="005157FA">
              <w:rPr>
                <w:rFonts w:ascii="Cormorant Infant" w:hAnsi="Cormorant Infant"/>
                <w:color w:val="3F5FBF"/>
              </w:rPr>
              <w:t xml:space="preserve"> name tên cookie cần đọc</w:t>
            </w:r>
          </w:p>
          <w:p w14:paraId="1D8C7A76" w14:textId="77777777" w:rsidR="004601DB" w:rsidRPr="005157FA" w:rsidRDefault="004601DB" w:rsidP="004601DB">
            <w:pPr>
              <w:rPr>
                <w:rFonts w:ascii="Cormorant Infant" w:hAnsi="Cormorant Infant"/>
              </w:rPr>
            </w:pPr>
            <w:r w:rsidRPr="005157FA">
              <w:rPr>
                <w:rFonts w:ascii="Cormorant Infant" w:hAnsi="Cormorant Infant"/>
                <w:color w:val="3F5FBF"/>
              </w:rPr>
              <w:tab/>
              <w:t xml:space="preserve"> * </w:t>
            </w:r>
            <w:r w:rsidRPr="005157FA">
              <w:rPr>
                <w:rFonts w:ascii="Cormorant Infant" w:hAnsi="Cormorant Infant"/>
                <w:b/>
                <w:bCs/>
                <w:color w:val="7F9FBF"/>
              </w:rPr>
              <w:t>@return</w:t>
            </w:r>
            <w:r w:rsidRPr="005157FA">
              <w:rPr>
                <w:rFonts w:ascii="Cormorant Infant" w:hAnsi="Cormorant Infant"/>
                <w:color w:val="3F5FBF"/>
              </w:rPr>
              <w:t xml:space="preserve"> chuỗi giá trị đọc được hoặc rỗng nếu không tồn tại</w:t>
            </w:r>
          </w:p>
          <w:p w14:paraId="1D8C7A77" w14:textId="77777777" w:rsidR="004601DB" w:rsidRPr="005157FA" w:rsidRDefault="004601DB" w:rsidP="004601DB">
            <w:pPr>
              <w:rPr>
                <w:rFonts w:ascii="Cormorant Infant" w:hAnsi="Cormorant Infant"/>
              </w:rPr>
            </w:pPr>
            <w:r w:rsidRPr="005157FA">
              <w:rPr>
                <w:rFonts w:ascii="Cormorant Infant" w:hAnsi="Cormorant Infant"/>
                <w:color w:val="3F5FBF"/>
              </w:rPr>
              <w:tab/>
              <w:t xml:space="preserve"> */</w:t>
            </w:r>
          </w:p>
          <w:p w14:paraId="1D8C7A78" w14:textId="77777777" w:rsidR="004601DB" w:rsidRPr="005157FA" w:rsidRDefault="004601DB" w:rsidP="004601DB">
            <w:pPr>
              <w:rPr>
                <w:rFonts w:ascii="Cormorant Infant" w:hAnsi="Cormorant Infant"/>
              </w:rPr>
            </w:pPr>
            <w:r w:rsidRPr="005157FA">
              <w:rPr>
                <w:rFonts w:ascii="Cormorant Infant" w:hAnsi="Cormorant Infant"/>
              </w:rPr>
              <w:tab/>
            </w:r>
            <w:r w:rsidRPr="005157FA">
              <w:rPr>
                <w:rFonts w:ascii="Cormorant Infant" w:hAnsi="Cormorant Infant"/>
                <w:b/>
                <w:bCs/>
                <w:color w:val="7F0055"/>
              </w:rPr>
              <w:t>public</w:t>
            </w:r>
            <w:r w:rsidRPr="005157FA">
              <w:rPr>
                <w:rFonts w:ascii="Cormorant Infant" w:hAnsi="Cormorant Infant"/>
              </w:rPr>
              <w:t xml:space="preserve"> String getValue(String </w:t>
            </w:r>
            <w:r w:rsidRPr="005157FA">
              <w:rPr>
                <w:rFonts w:ascii="Cormorant Infant" w:hAnsi="Cormorant Infant"/>
                <w:color w:val="6A3E3E"/>
              </w:rPr>
              <w:t>name</w:t>
            </w:r>
            <w:r w:rsidRPr="005157FA">
              <w:rPr>
                <w:rFonts w:ascii="Cormorant Infant" w:hAnsi="Cormorant Infant"/>
              </w:rPr>
              <w:t>) {…}</w:t>
            </w:r>
          </w:p>
          <w:p w14:paraId="1D8C7A79" w14:textId="77777777" w:rsidR="004601DB" w:rsidRPr="005157FA" w:rsidRDefault="004601DB" w:rsidP="004601DB">
            <w:pPr>
              <w:rPr>
                <w:rFonts w:ascii="Cormorant Infant" w:hAnsi="Cormorant Infant"/>
              </w:rPr>
            </w:pPr>
            <w:r w:rsidRPr="005157FA">
              <w:rPr>
                <w:rFonts w:ascii="Cormorant Infant" w:hAnsi="Cormorant Infant"/>
              </w:rPr>
              <w:tab/>
            </w:r>
            <w:r w:rsidRPr="005157FA">
              <w:rPr>
                <w:rFonts w:ascii="Cormorant Infant" w:hAnsi="Cormorant Infant"/>
                <w:color w:val="3F5FBF"/>
              </w:rPr>
              <w:t>/**</w:t>
            </w:r>
          </w:p>
          <w:p w14:paraId="1D8C7A7A" w14:textId="77777777" w:rsidR="004601DB" w:rsidRPr="005157FA" w:rsidRDefault="004601DB" w:rsidP="004601DB">
            <w:pPr>
              <w:rPr>
                <w:rFonts w:ascii="Cormorant Infant" w:hAnsi="Cormorant Infant"/>
              </w:rPr>
            </w:pPr>
            <w:r w:rsidRPr="005157FA">
              <w:rPr>
                <w:rFonts w:ascii="Cormorant Infant" w:hAnsi="Cormorant Infant"/>
                <w:color w:val="3F5FBF"/>
              </w:rPr>
              <w:tab/>
              <w:t xml:space="preserve"> * Tạo và gửi cookie về client</w:t>
            </w:r>
          </w:p>
          <w:p w14:paraId="1D8C7A7B" w14:textId="77777777" w:rsidR="004601DB" w:rsidRPr="005157FA" w:rsidRDefault="004601DB" w:rsidP="004601DB">
            <w:pPr>
              <w:rPr>
                <w:rFonts w:ascii="Cormorant Infant" w:hAnsi="Cormorant Infant"/>
              </w:rPr>
            </w:pPr>
            <w:r w:rsidRPr="005157FA">
              <w:rPr>
                <w:rFonts w:ascii="Cormorant Infant" w:hAnsi="Cormorant Infant"/>
                <w:color w:val="3F5FBF"/>
              </w:rPr>
              <w:tab/>
              <w:t xml:space="preserve"> * </w:t>
            </w:r>
            <w:r w:rsidRPr="005157FA">
              <w:rPr>
                <w:rFonts w:ascii="Cormorant Infant" w:hAnsi="Cormorant Infant"/>
                <w:b/>
                <w:bCs/>
                <w:color w:val="7F9FBF"/>
              </w:rPr>
              <w:t>@param</w:t>
            </w:r>
            <w:r w:rsidRPr="005157FA">
              <w:rPr>
                <w:rFonts w:ascii="Cormorant Infant" w:hAnsi="Cormorant Infant"/>
                <w:color w:val="3F5FBF"/>
              </w:rPr>
              <w:t xml:space="preserve"> name tên cookie</w:t>
            </w:r>
          </w:p>
          <w:p w14:paraId="1D8C7A7C" w14:textId="77777777" w:rsidR="004601DB" w:rsidRPr="005157FA" w:rsidRDefault="004601DB" w:rsidP="004601DB">
            <w:pPr>
              <w:rPr>
                <w:rFonts w:ascii="Cormorant Infant" w:hAnsi="Cormorant Infant"/>
              </w:rPr>
            </w:pPr>
            <w:r w:rsidRPr="005157FA">
              <w:rPr>
                <w:rFonts w:ascii="Cormorant Infant" w:hAnsi="Cormorant Infant"/>
                <w:color w:val="3F5FBF"/>
              </w:rPr>
              <w:tab/>
              <w:t xml:space="preserve"> * </w:t>
            </w:r>
            <w:r w:rsidRPr="005157FA">
              <w:rPr>
                <w:rFonts w:ascii="Cormorant Infant" w:hAnsi="Cormorant Infant"/>
                <w:b/>
                <w:bCs/>
                <w:color w:val="7F9FBF"/>
              </w:rPr>
              <w:t>@param</w:t>
            </w:r>
            <w:r w:rsidRPr="005157FA">
              <w:rPr>
                <w:rFonts w:ascii="Cormorant Infant" w:hAnsi="Cormorant Infant"/>
                <w:color w:val="3F5FBF"/>
              </w:rPr>
              <w:t xml:space="preserve"> value giá trị cookie</w:t>
            </w:r>
          </w:p>
          <w:p w14:paraId="1D8C7A7D" w14:textId="77777777" w:rsidR="004601DB" w:rsidRPr="005157FA" w:rsidRDefault="004601DB" w:rsidP="004601DB">
            <w:pPr>
              <w:rPr>
                <w:rFonts w:ascii="Cormorant Infant" w:hAnsi="Cormorant Infant"/>
              </w:rPr>
            </w:pPr>
            <w:r w:rsidRPr="005157FA">
              <w:rPr>
                <w:rFonts w:ascii="Cormorant Infant" w:hAnsi="Cormorant Infant"/>
                <w:color w:val="3F5FBF"/>
              </w:rPr>
              <w:tab/>
              <w:t xml:space="preserve"> * </w:t>
            </w:r>
            <w:r w:rsidRPr="005157FA">
              <w:rPr>
                <w:rFonts w:ascii="Cormorant Infant" w:hAnsi="Cormorant Infant"/>
                <w:b/>
                <w:bCs/>
                <w:color w:val="7F9FBF"/>
              </w:rPr>
              <w:t>@param</w:t>
            </w:r>
            <w:r w:rsidRPr="005157FA">
              <w:rPr>
                <w:rFonts w:ascii="Cormorant Infant" w:hAnsi="Cormorant Infant"/>
                <w:color w:val="3F5FBF"/>
              </w:rPr>
              <w:t xml:space="preserve"> hours thời hạn (giờ)</w:t>
            </w:r>
          </w:p>
          <w:p w14:paraId="1D8C7A7E" w14:textId="77777777" w:rsidR="004601DB" w:rsidRPr="005157FA" w:rsidRDefault="004601DB" w:rsidP="004601DB">
            <w:pPr>
              <w:rPr>
                <w:rFonts w:ascii="Cormorant Infant" w:hAnsi="Cormorant Infant"/>
              </w:rPr>
            </w:pPr>
            <w:r w:rsidRPr="005157FA">
              <w:rPr>
                <w:rFonts w:ascii="Cormorant Infant" w:hAnsi="Cormorant Infant"/>
                <w:color w:val="3F5FBF"/>
              </w:rPr>
              <w:tab/>
              <w:t xml:space="preserve"> * </w:t>
            </w:r>
            <w:r w:rsidRPr="005157FA">
              <w:rPr>
                <w:rFonts w:ascii="Cormorant Infant" w:hAnsi="Cormorant Infant"/>
                <w:b/>
                <w:bCs/>
                <w:color w:val="7F9FBF"/>
              </w:rPr>
              <w:t>@return</w:t>
            </w:r>
            <w:r w:rsidRPr="005157FA">
              <w:rPr>
                <w:rFonts w:ascii="Cormorant Infant" w:hAnsi="Cormorant Infant"/>
                <w:color w:val="3F5FBF"/>
              </w:rPr>
              <w:t xml:space="preserve"> đối tượng cookie đã tạo</w:t>
            </w:r>
          </w:p>
          <w:p w14:paraId="1D8C7A7F" w14:textId="77777777" w:rsidR="004601DB" w:rsidRPr="005157FA" w:rsidRDefault="004601DB" w:rsidP="004601DB">
            <w:pPr>
              <w:rPr>
                <w:rFonts w:ascii="Cormorant Infant" w:hAnsi="Cormorant Infant"/>
              </w:rPr>
            </w:pPr>
            <w:r w:rsidRPr="005157FA">
              <w:rPr>
                <w:rFonts w:ascii="Cormorant Infant" w:hAnsi="Cormorant Infant"/>
                <w:color w:val="3F5FBF"/>
              </w:rPr>
              <w:tab/>
              <w:t xml:space="preserve"> */</w:t>
            </w:r>
          </w:p>
          <w:p w14:paraId="1D8C7A80" w14:textId="77777777" w:rsidR="004601DB" w:rsidRPr="005157FA" w:rsidRDefault="004601DB" w:rsidP="004601DB">
            <w:pPr>
              <w:rPr>
                <w:rFonts w:ascii="Cormorant Infant" w:hAnsi="Cormorant Infant"/>
              </w:rPr>
            </w:pPr>
            <w:r w:rsidRPr="005157FA">
              <w:rPr>
                <w:rFonts w:ascii="Cormorant Infant" w:hAnsi="Cormorant Infant"/>
              </w:rPr>
              <w:tab/>
            </w:r>
            <w:r w:rsidRPr="005157FA">
              <w:rPr>
                <w:rFonts w:ascii="Cormorant Infant" w:hAnsi="Cormorant Infant"/>
                <w:b/>
                <w:bCs/>
                <w:color w:val="7F0055"/>
              </w:rPr>
              <w:t>public</w:t>
            </w:r>
            <w:r w:rsidRPr="005157FA">
              <w:rPr>
                <w:rFonts w:ascii="Cormorant Infant" w:hAnsi="Cormorant Infant"/>
              </w:rPr>
              <w:t xml:space="preserve"> Cookie add(String </w:t>
            </w:r>
            <w:r w:rsidRPr="005157FA">
              <w:rPr>
                <w:rFonts w:ascii="Cormorant Infant" w:hAnsi="Cormorant Infant"/>
                <w:color w:val="6A3E3E"/>
              </w:rPr>
              <w:t>name</w:t>
            </w:r>
            <w:r w:rsidRPr="005157FA">
              <w:rPr>
                <w:rFonts w:ascii="Cormorant Infant" w:hAnsi="Cormorant Infant"/>
              </w:rPr>
              <w:t xml:space="preserve">, String </w:t>
            </w:r>
            <w:r w:rsidRPr="005157FA">
              <w:rPr>
                <w:rFonts w:ascii="Cormorant Infant" w:hAnsi="Cormorant Infant"/>
                <w:color w:val="6A3E3E"/>
              </w:rPr>
              <w:t>value</w:t>
            </w:r>
            <w:r w:rsidRPr="005157FA">
              <w:rPr>
                <w:rFonts w:ascii="Cormorant Infant" w:hAnsi="Cormorant Infant"/>
              </w:rPr>
              <w:t xml:space="preserve">, </w:t>
            </w:r>
            <w:r w:rsidRPr="005157FA">
              <w:rPr>
                <w:rFonts w:ascii="Cormorant Infant" w:hAnsi="Cormorant Infant"/>
                <w:b/>
                <w:bCs/>
                <w:color w:val="7F0055"/>
              </w:rPr>
              <w:t>int</w:t>
            </w:r>
            <w:r w:rsidRPr="005157FA">
              <w:rPr>
                <w:rFonts w:ascii="Cormorant Infant" w:hAnsi="Cormorant Infant"/>
              </w:rPr>
              <w:t xml:space="preserve"> </w:t>
            </w:r>
            <w:r w:rsidRPr="005157FA">
              <w:rPr>
                <w:rFonts w:ascii="Cormorant Infant" w:hAnsi="Cormorant Infant"/>
                <w:color w:val="6A3E3E"/>
              </w:rPr>
              <w:t>hours</w:t>
            </w:r>
            <w:r w:rsidRPr="005157FA">
              <w:rPr>
                <w:rFonts w:ascii="Cormorant Infant" w:hAnsi="Cormorant Infant"/>
              </w:rPr>
              <w:t>) {…}</w:t>
            </w:r>
          </w:p>
          <w:p w14:paraId="1D8C7A81" w14:textId="77777777" w:rsidR="004601DB" w:rsidRPr="005157FA" w:rsidRDefault="004601DB" w:rsidP="004601DB">
            <w:pPr>
              <w:rPr>
                <w:rFonts w:ascii="Cormorant Infant" w:hAnsi="Cormorant Infant"/>
              </w:rPr>
            </w:pPr>
            <w:r w:rsidRPr="005157FA">
              <w:rPr>
                <w:rFonts w:ascii="Cormorant Infant" w:hAnsi="Cormorant Infant"/>
              </w:rPr>
              <w:tab/>
            </w:r>
            <w:r w:rsidRPr="005157FA">
              <w:rPr>
                <w:rFonts w:ascii="Cormorant Infant" w:hAnsi="Cormorant Infant"/>
                <w:color w:val="3F5FBF"/>
              </w:rPr>
              <w:t>/**</w:t>
            </w:r>
          </w:p>
          <w:p w14:paraId="1D8C7A82" w14:textId="77777777" w:rsidR="004601DB" w:rsidRPr="005157FA" w:rsidRDefault="004601DB" w:rsidP="004601DB">
            <w:pPr>
              <w:rPr>
                <w:rFonts w:ascii="Cormorant Infant" w:hAnsi="Cormorant Infant"/>
              </w:rPr>
            </w:pPr>
            <w:r w:rsidRPr="005157FA">
              <w:rPr>
                <w:rFonts w:ascii="Cormorant Infant" w:hAnsi="Cormorant Infant"/>
                <w:color w:val="3F5FBF"/>
              </w:rPr>
              <w:tab/>
              <w:t xml:space="preserve"> * Xóa cookie khỏi client</w:t>
            </w:r>
          </w:p>
          <w:p w14:paraId="1D8C7A83" w14:textId="77777777" w:rsidR="004601DB" w:rsidRPr="005157FA" w:rsidRDefault="004601DB" w:rsidP="004601DB">
            <w:pPr>
              <w:rPr>
                <w:rFonts w:ascii="Cormorant Infant" w:hAnsi="Cormorant Infant"/>
              </w:rPr>
            </w:pPr>
            <w:r w:rsidRPr="005157FA">
              <w:rPr>
                <w:rFonts w:ascii="Cormorant Infant" w:hAnsi="Cormorant Infant"/>
                <w:color w:val="3F5FBF"/>
              </w:rPr>
              <w:tab/>
              <w:t xml:space="preserve"> * </w:t>
            </w:r>
            <w:r w:rsidRPr="005157FA">
              <w:rPr>
                <w:rFonts w:ascii="Cormorant Infant" w:hAnsi="Cormorant Infant"/>
                <w:b/>
                <w:bCs/>
                <w:color w:val="7F9FBF"/>
              </w:rPr>
              <w:t>@param</w:t>
            </w:r>
            <w:r w:rsidRPr="005157FA">
              <w:rPr>
                <w:rFonts w:ascii="Cormorant Infant" w:hAnsi="Cormorant Infant"/>
                <w:color w:val="3F5FBF"/>
              </w:rPr>
              <w:t xml:space="preserve"> name tên cookie cần xóa</w:t>
            </w:r>
          </w:p>
          <w:p w14:paraId="1D8C7A84" w14:textId="77777777" w:rsidR="004601DB" w:rsidRPr="005157FA" w:rsidRDefault="004601DB" w:rsidP="004601DB">
            <w:pPr>
              <w:rPr>
                <w:rFonts w:ascii="Cormorant Infant" w:hAnsi="Cormorant Infant"/>
              </w:rPr>
            </w:pPr>
            <w:r w:rsidRPr="005157FA">
              <w:rPr>
                <w:rFonts w:ascii="Cormorant Infant" w:hAnsi="Cormorant Infant"/>
                <w:color w:val="3F5FBF"/>
              </w:rPr>
              <w:tab/>
              <w:t xml:space="preserve"> */</w:t>
            </w:r>
          </w:p>
          <w:p w14:paraId="1D8C7A85" w14:textId="77777777" w:rsidR="004601DB" w:rsidRPr="005157FA" w:rsidRDefault="004601DB" w:rsidP="004601DB">
            <w:pPr>
              <w:rPr>
                <w:rFonts w:ascii="Cormorant Infant" w:hAnsi="Cormorant Infant"/>
              </w:rPr>
            </w:pPr>
            <w:r w:rsidRPr="005157FA">
              <w:rPr>
                <w:rFonts w:ascii="Cormorant Infant" w:hAnsi="Cormorant Infant"/>
              </w:rPr>
              <w:tab/>
            </w:r>
            <w:r w:rsidRPr="005157FA">
              <w:rPr>
                <w:rFonts w:ascii="Cormorant Infant" w:hAnsi="Cormorant Infant"/>
                <w:b/>
                <w:bCs/>
                <w:color w:val="7F0055"/>
              </w:rPr>
              <w:t>public</w:t>
            </w:r>
            <w:r w:rsidRPr="005157FA">
              <w:rPr>
                <w:rFonts w:ascii="Cormorant Infant" w:hAnsi="Cormorant Infant"/>
              </w:rPr>
              <w:t xml:space="preserve"> </w:t>
            </w:r>
            <w:r w:rsidRPr="005157FA">
              <w:rPr>
                <w:rFonts w:ascii="Cormorant Infant" w:hAnsi="Cormorant Infant"/>
                <w:b/>
                <w:bCs/>
                <w:color w:val="7F0055"/>
              </w:rPr>
              <w:t>void</w:t>
            </w:r>
            <w:r w:rsidRPr="005157FA">
              <w:rPr>
                <w:rFonts w:ascii="Cormorant Infant" w:hAnsi="Cormorant Infant"/>
              </w:rPr>
              <w:t xml:space="preserve"> remove(String </w:t>
            </w:r>
            <w:r w:rsidRPr="005157FA">
              <w:rPr>
                <w:rFonts w:ascii="Cormorant Infant" w:hAnsi="Cormorant Infant"/>
                <w:color w:val="6A3E3E"/>
              </w:rPr>
              <w:t>name</w:t>
            </w:r>
            <w:r w:rsidRPr="005157FA">
              <w:rPr>
                <w:rFonts w:ascii="Cormorant Infant" w:hAnsi="Cormorant Infant"/>
              </w:rPr>
              <w:t>) {…}</w:t>
            </w:r>
          </w:p>
          <w:p w14:paraId="1D8C7A86" w14:textId="77777777" w:rsidR="00B113E0" w:rsidRPr="005157FA" w:rsidRDefault="004601DB" w:rsidP="004601DB">
            <w:pPr>
              <w:rPr>
                <w:rFonts w:ascii="Cormorant Infant" w:hAnsi="Cormorant Infant"/>
              </w:rPr>
            </w:pPr>
            <w:r w:rsidRPr="005157FA">
              <w:rPr>
                <w:rFonts w:ascii="Cormorant Infant" w:hAnsi="Cormorant Infant"/>
              </w:rPr>
              <w:t>}</w:t>
            </w:r>
          </w:p>
        </w:tc>
      </w:tr>
    </w:tbl>
    <w:p w14:paraId="1D8C7A88" w14:textId="77777777" w:rsidR="00B113E0" w:rsidRDefault="00B113E0" w:rsidP="008C7C7D">
      <w:r>
        <w:lastRenderedPageBreak/>
        <w:t>SessionService</w:t>
      </w:r>
      <w:r w:rsidR="004601DB">
        <w:t>: Hãy cài đặt mã nguồn cho các phương thức làm việc với attribute trong session được đặc tả trong lớp Spring Bean (SessionService) như sau: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113E0" w:rsidRPr="005157FA" w14:paraId="1D8C7A9F" w14:textId="77777777" w:rsidTr="00B113E0">
        <w:tc>
          <w:tcPr>
            <w:tcW w:w="9350" w:type="dxa"/>
          </w:tcPr>
          <w:p w14:paraId="1D8C7A89" w14:textId="77777777" w:rsidR="004601DB" w:rsidRPr="005157FA" w:rsidRDefault="004601DB" w:rsidP="00306E27">
            <w:pPr>
              <w:rPr>
                <w:rFonts w:ascii="Cormorant Infant" w:hAnsi="Cormorant Infant"/>
              </w:rPr>
            </w:pPr>
            <w:r w:rsidRPr="005157FA">
              <w:rPr>
                <w:rFonts w:ascii="Cormorant Infant" w:hAnsi="Cormorant Infant"/>
              </w:rPr>
              <w:t>@Service</w:t>
            </w:r>
          </w:p>
          <w:p w14:paraId="1D8C7A8A" w14:textId="77777777" w:rsidR="000D21A9" w:rsidRPr="005157FA" w:rsidRDefault="000D21A9" w:rsidP="00306E27">
            <w:pPr>
              <w:rPr>
                <w:rFonts w:ascii="Cormorant Infant" w:hAnsi="Cormorant Infant"/>
              </w:rPr>
            </w:pPr>
            <w:r w:rsidRPr="005157FA">
              <w:rPr>
                <w:rFonts w:ascii="Cormorant Infant" w:hAnsi="Cormorant Infant"/>
                <w:b/>
                <w:bCs/>
                <w:color w:val="7F0055"/>
              </w:rPr>
              <w:t>public</w:t>
            </w:r>
            <w:r w:rsidRPr="005157FA">
              <w:rPr>
                <w:rFonts w:ascii="Cormorant Infant" w:hAnsi="Cormorant Infant"/>
              </w:rPr>
              <w:t xml:space="preserve"> </w:t>
            </w:r>
            <w:r w:rsidRPr="005157FA">
              <w:rPr>
                <w:rFonts w:ascii="Cormorant Infant" w:hAnsi="Cormorant Infant"/>
                <w:b/>
                <w:bCs/>
                <w:color w:val="7F0055"/>
              </w:rPr>
              <w:t>class</w:t>
            </w:r>
            <w:r w:rsidRPr="005157FA">
              <w:rPr>
                <w:rFonts w:ascii="Cormorant Infant" w:hAnsi="Cormorant Infant"/>
              </w:rPr>
              <w:t xml:space="preserve"> SessionService {</w:t>
            </w:r>
          </w:p>
          <w:p w14:paraId="1D8C7A8B" w14:textId="77777777" w:rsidR="00306E27" w:rsidRPr="005157FA" w:rsidRDefault="00306E27" w:rsidP="00306E27">
            <w:pPr>
              <w:rPr>
                <w:rFonts w:ascii="Cormorant Infant" w:hAnsi="Cormorant Infant"/>
              </w:rPr>
            </w:pPr>
            <w:r w:rsidRPr="005157FA">
              <w:rPr>
                <w:rFonts w:ascii="Cormorant Infant" w:hAnsi="Cormorant Infant"/>
              </w:rPr>
              <w:tab/>
              <w:t>@Autowired</w:t>
            </w:r>
          </w:p>
          <w:p w14:paraId="1D8C7A8C" w14:textId="77777777" w:rsidR="00306E27" w:rsidRPr="005157FA" w:rsidRDefault="00306E27" w:rsidP="00306E27">
            <w:pPr>
              <w:rPr>
                <w:rFonts w:ascii="Cormorant Infant" w:hAnsi="Cormorant Infant"/>
              </w:rPr>
            </w:pPr>
            <w:r w:rsidRPr="005157FA">
              <w:rPr>
                <w:rFonts w:ascii="Cormorant Infant" w:hAnsi="Cormorant Infant"/>
              </w:rPr>
              <w:lastRenderedPageBreak/>
              <w:tab/>
              <w:t xml:space="preserve">HttpSession </w:t>
            </w:r>
            <w:r w:rsidRPr="005157FA">
              <w:rPr>
                <w:rFonts w:ascii="Cormorant Infant" w:hAnsi="Cormorant Infant"/>
                <w:color w:val="0000C0"/>
              </w:rPr>
              <w:t>session</w:t>
            </w:r>
            <w:r w:rsidRPr="005157FA">
              <w:rPr>
                <w:rFonts w:ascii="Cormorant Infant" w:hAnsi="Cormorant Infant"/>
              </w:rPr>
              <w:t>;</w:t>
            </w:r>
          </w:p>
          <w:p w14:paraId="1D8C7A8D" w14:textId="77777777" w:rsidR="000D21A9" w:rsidRPr="005157FA" w:rsidRDefault="000D21A9" w:rsidP="00306E27">
            <w:pPr>
              <w:rPr>
                <w:rFonts w:ascii="Cormorant Infant" w:hAnsi="Cormorant Infant"/>
              </w:rPr>
            </w:pPr>
            <w:r w:rsidRPr="005157FA">
              <w:rPr>
                <w:rFonts w:ascii="Cormorant Infant" w:hAnsi="Cormorant Infant"/>
              </w:rPr>
              <w:tab/>
            </w:r>
            <w:r w:rsidRPr="005157FA">
              <w:rPr>
                <w:rFonts w:ascii="Cormorant Infant" w:hAnsi="Cormorant Infant"/>
                <w:color w:val="3F5FBF"/>
              </w:rPr>
              <w:t>/**</w:t>
            </w:r>
          </w:p>
          <w:p w14:paraId="1D8C7A8E" w14:textId="77777777" w:rsidR="000D21A9" w:rsidRPr="005157FA" w:rsidRDefault="000D21A9" w:rsidP="00306E27">
            <w:pPr>
              <w:rPr>
                <w:rFonts w:ascii="Cormorant Infant" w:hAnsi="Cormorant Infant"/>
              </w:rPr>
            </w:pPr>
            <w:r w:rsidRPr="005157FA">
              <w:rPr>
                <w:rFonts w:ascii="Cormorant Infant" w:hAnsi="Cormorant Infant"/>
                <w:color w:val="3F5FBF"/>
              </w:rPr>
              <w:tab/>
              <w:t xml:space="preserve"> * Đọc giá trị của attribute trong session</w:t>
            </w:r>
          </w:p>
          <w:p w14:paraId="1D8C7A8F" w14:textId="77777777" w:rsidR="000D21A9" w:rsidRPr="005157FA" w:rsidRDefault="000D21A9" w:rsidP="00306E27">
            <w:pPr>
              <w:rPr>
                <w:rFonts w:ascii="Cormorant Infant" w:hAnsi="Cormorant Infant"/>
              </w:rPr>
            </w:pPr>
            <w:r w:rsidRPr="005157FA">
              <w:rPr>
                <w:rFonts w:ascii="Cormorant Infant" w:hAnsi="Cormorant Infant"/>
                <w:color w:val="3F5FBF"/>
              </w:rPr>
              <w:tab/>
              <w:t xml:space="preserve"> * </w:t>
            </w:r>
            <w:r w:rsidRPr="005157FA">
              <w:rPr>
                <w:rFonts w:ascii="Cormorant Infant" w:hAnsi="Cormorant Infant"/>
                <w:b/>
                <w:bCs/>
                <w:color w:val="7F9FBF"/>
              </w:rPr>
              <w:t>@param</w:t>
            </w:r>
            <w:r w:rsidRPr="005157FA">
              <w:rPr>
                <w:rFonts w:ascii="Cormorant Infant" w:hAnsi="Cormorant Infant"/>
                <w:color w:val="3F5FBF"/>
              </w:rPr>
              <w:t xml:space="preserve"> name tên attribute</w:t>
            </w:r>
          </w:p>
          <w:p w14:paraId="1D8C7A90" w14:textId="77777777" w:rsidR="000D21A9" w:rsidRPr="005157FA" w:rsidRDefault="000D21A9" w:rsidP="00306E27">
            <w:pPr>
              <w:rPr>
                <w:rFonts w:ascii="Cormorant Infant" w:hAnsi="Cormorant Infant"/>
              </w:rPr>
            </w:pPr>
            <w:r w:rsidRPr="005157FA">
              <w:rPr>
                <w:rFonts w:ascii="Cormorant Infant" w:hAnsi="Cormorant Infant"/>
                <w:color w:val="3F5FBF"/>
              </w:rPr>
              <w:tab/>
              <w:t xml:space="preserve"> * </w:t>
            </w:r>
            <w:r w:rsidRPr="005157FA">
              <w:rPr>
                <w:rFonts w:ascii="Cormorant Infant" w:hAnsi="Cormorant Infant"/>
                <w:b/>
                <w:bCs/>
                <w:color w:val="7F9FBF"/>
              </w:rPr>
              <w:t>@return</w:t>
            </w:r>
            <w:r w:rsidRPr="005157FA">
              <w:rPr>
                <w:rFonts w:ascii="Cormorant Infant" w:hAnsi="Cormorant Infant"/>
                <w:color w:val="3F5FBF"/>
              </w:rPr>
              <w:t xml:space="preserve"> giá trị đọc được hoặc null nếu không tồn tại</w:t>
            </w:r>
          </w:p>
          <w:p w14:paraId="1D8C7A91" w14:textId="77777777" w:rsidR="000D21A9" w:rsidRPr="005157FA" w:rsidRDefault="000D21A9" w:rsidP="00306E27">
            <w:pPr>
              <w:rPr>
                <w:rFonts w:ascii="Cormorant Infant" w:hAnsi="Cormorant Infant"/>
              </w:rPr>
            </w:pPr>
            <w:r w:rsidRPr="005157FA">
              <w:rPr>
                <w:rFonts w:ascii="Cormorant Infant" w:hAnsi="Cormorant Infant"/>
                <w:color w:val="3F5FBF"/>
              </w:rPr>
              <w:tab/>
              <w:t xml:space="preserve"> */</w:t>
            </w:r>
          </w:p>
          <w:p w14:paraId="1D8C7A92" w14:textId="77777777" w:rsidR="000D21A9" w:rsidRPr="005157FA" w:rsidRDefault="000D21A9" w:rsidP="00306E27">
            <w:pPr>
              <w:rPr>
                <w:rFonts w:ascii="Cormorant Infant" w:hAnsi="Cormorant Infant"/>
              </w:rPr>
            </w:pPr>
            <w:r w:rsidRPr="005157FA">
              <w:rPr>
                <w:rFonts w:ascii="Cormorant Infant" w:hAnsi="Cormorant Infant"/>
              </w:rPr>
              <w:tab/>
            </w:r>
            <w:r w:rsidRPr="005157FA">
              <w:rPr>
                <w:rFonts w:ascii="Cormorant Infant" w:hAnsi="Cormorant Infant"/>
                <w:b/>
                <w:bCs/>
                <w:color w:val="7F0055"/>
              </w:rPr>
              <w:t>public</w:t>
            </w:r>
            <w:r w:rsidRPr="005157FA">
              <w:rPr>
                <w:rFonts w:ascii="Cormorant Infant" w:hAnsi="Cormorant Infant"/>
              </w:rPr>
              <w:t xml:space="preserve"> &lt;T&gt; T get(String </w:t>
            </w:r>
            <w:r w:rsidRPr="005157FA">
              <w:rPr>
                <w:rFonts w:ascii="Cormorant Infant" w:hAnsi="Cormorant Infant"/>
                <w:color w:val="6A3E3E"/>
              </w:rPr>
              <w:t>name</w:t>
            </w:r>
            <w:r w:rsidRPr="005157FA">
              <w:rPr>
                <w:rFonts w:ascii="Cormorant Infant" w:hAnsi="Cormorant Infant"/>
              </w:rPr>
              <w:t>) {</w:t>
            </w:r>
            <w:r w:rsidR="004601DB" w:rsidRPr="005157FA">
              <w:rPr>
                <w:rFonts w:ascii="Cormorant Infant" w:hAnsi="Cormorant Infant"/>
              </w:rPr>
              <w:t>…</w:t>
            </w:r>
            <w:r w:rsidRPr="005157FA">
              <w:rPr>
                <w:rFonts w:ascii="Cormorant Infant" w:hAnsi="Cormorant Infant"/>
              </w:rPr>
              <w:t>}</w:t>
            </w:r>
          </w:p>
          <w:p w14:paraId="1D8C7A93" w14:textId="77777777" w:rsidR="000D21A9" w:rsidRPr="005157FA" w:rsidRDefault="000D21A9" w:rsidP="00306E27">
            <w:pPr>
              <w:rPr>
                <w:rFonts w:ascii="Cormorant Infant" w:hAnsi="Cormorant Infant"/>
              </w:rPr>
            </w:pPr>
            <w:r w:rsidRPr="005157FA">
              <w:rPr>
                <w:rFonts w:ascii="Cormorant Infant" w:hAnsi="Cormorant Infant"/>
              </w:rPr>
              <w:tab/>
            </w:r>
            <w:r w:rsidRPr="005157FA">
              <w:rPr>
                <w:rFonts w:ascii="Cormorant Infant" w:hAnsi="Cormorant Infant"/>
                <w:color w:val="3F5FBF"/>
              </w:rPr>
              <w:t>/**</w:t>
            </w:r>
          </w:p>
          <w:p w14:paraId="1D8C7A94" w14:textId="77777777" w:rsidR="000D21A9" w:rsidRPr="005157FA" w:rsidRDefault="000D21A9" w:rsidP="00306E27">
            <w:pPr>
              <w:rPr>
                <w:rFonts w:ascii="Cormorant Infant" w:hAnsi="Cormorant Infant"/>
              </w:rPr>
            </w:pPr>
            <w:r w:rsidRPr="005157FA">
              <w:rPr>
                <w:rFonts w:ascii="Cormorant Infant" w:hAnsi="Cormorant Infant"/>
                <w:color w:val="3F5FBF"/>
              </w:rPr>
              <w:tab/>
              <w:t xml:space="preserve"> * Thay đổi hoặc tạo mới attribute trong session</w:t>
            </w:r>
          </w:p>
          <w:p w14:paraId="1D8C7A95" w14:textId="77777777" w:rsidR="000D21A9" w:rsidRPr="005157FA" w:rsidRDefault="000D21A9" w:rsidP="00306E27">
            <w:pPr>
              <w:rPr>
                <w:rFonts w:ascii="Cormorant Infant" w:hAnsi="Cormorant Infant"/>
              </w:rPr>
            </w:pPr>
            <w:r w:rsidRPr="005157FA">
              <w:rPr>
                <w:rFonts w:ascii="Cormorant Infant" w:hAnsi="Cormorant Infant"/>
                <w:color w:val="3F5FBF"/>
              </w:rPr>
              <w:tab/>
              <w:t xml:space="preserve"> * </w:t>
            </w:r>
            <w:r w:rsidRPr="005157FA">
              <w:rPr>
                <w:rFonts w:ascii="Cormorant Infant" w:hAnsi="Cormorant Infant"/>
                <w:b/>
                <w:bCs/>
                <w:color w:val="7F9FBF"/>
              </w:rPr>
              <w:t>@param</w:t>
            </w:r>
            <w:r w:rsidRPr="005157FA">
              <w:rPr>
                <w:rFonts w:ascii="Cormorant Infant" w:hAnsi="Cormorant Infant"/>
                <w:color w:val="3F5FBF"/>
              </w:rPr>
              <w:t xml:space="preserve"> name tên attribute</w:t>
            </w:r>
          </w:p>
          <w:p w14:paraId="1D8C7A96" w14:textId="77777777" w:rsidR="000D21A9" w:rsidRPr="005157FA" w:rsidRDefault="000D21A9" w:rsidP="00306E27">
            <w:pPr>
              <w:rPr>
                <w:rFonts w:ascii="Cormorant Infant" w:hAnsi="Cormorant Infant"/>
              </w:rPr>
            </w:pPr>
            <w:r w:rsidRPr="005157FA">
              <w:rPr>
                <w:rFonts w:ascii="Cormorant Infant" w:hAnsi="Cormorant Infant"/>
                <w:color w:val="3F5FBF"/>
              </w:rPr>
              <w:tab/>
              <w:t xml:space="preserve"> * </w:t>
            </w:r>
            <w:r w:rsidRPr="005157FA">
              <w:rPr>
                <w:rFonts w:ascii="Cormorant Infant" w:hAnsi="Cormorant Infant"/>
                <w:b/>
                <w:bCs/>
                <w:color w:val="7F9FBF"/>
              </w:rPr>
              <w:t>@param</w:t>
            </w:r>
            <w:r w:rsidRPr="005157FA">
              <w:rPr>
                <w:rFonts w:ascii="Cormorant Infant" w:hAnsi="Cormorant Infant"/>
                <w:color w:val="3F5FBF"/>
              </w:rPr>
              <w:t xml:space="preserve"> value giá trị attribute</w:t>
            </w:r>
          </w:p>
          <w:p w14:paraId="1D8C7A97" w14:textId="77777777" w:rsidR="000D21A9" w:rsidRPr="005157FA" w:rsidRDefault="000D21A9" w:rsidP="00306E27">
            <w:pPr>
              <w:rPr>
                <w:rFonts w:ascii="Cormorant Infant" w:hAnsi="Cormorant Infant"/>
              </w:rPr>
            </w:pPr>
            <w:r w:rsidRPr="005157FA">
              <w:rPr>
                <w:rFonts w:ascii="Cormorant Infant" w:hAnsi="Cormorant Infant"/>
                <w:color w:val="3F5FBF"/>
              </w:rPr>
              <w:tab/>
              <w:t xml:space="preserve"> */</w:t>
            </w:r>
          </w:p>
          <w:p w14:paraId="1D8C7A98" w14:textId="77777777" w:rsidR="000D21A9" w:rsidRPr="005157FA" w:rsidRDefault="000D21A9" w:rsidP="00306E27">
            <w:pPr>
              <w:rPr>
                <w:rFonts w:ascii="Cormorant Infant" w:hAnsi="Cormorant Infant"/>
              </w:rPr>
            </w:pPr>
            <w:r w:rsidRPr="005157FA">
              <w:rPr>
                <w:rFonts w:ascii="Cormorant Infant" w:hAnsi="Cormorant Infant"/>
              </w:rPr>
              <w:tab/>
            </w:r>
            <w:r w:rsidRPr="005157FA">
              <w:rPr>
                <w:rFonts w:ascii="Cormorant Infant" w:hAnsi="Cormorant Infant"/>
                <w:b/>
                <w:bCs/>
                <w:color w:val="7F0055"/>
              </w:rPr>
              <w:t>public</w:t>
            </w:r>
            <w:r w:rsidRPr="005157FA">
              <w:rPr>
                <w:rFonts w:ascii="Cormorant Infant" w:hAnsi="Cormorant Infant"/>
              </w:rPr>
              <w:t xml:space="preserve"> </w:t>
            </w:r>
            <w:r w:rsidRPr="005157FA">
              <w:rPr>
                <w:rFonts w:ascii="Cormorant Infant" w:hAnsi="Cormorant Infant"/>
                <w:b/>
                <w:bCs/>
                <w:color w:val="7F0055"/>
              </w:rPr>
              <w:t>void</w:t>
            </w:r>
            <w:r w:rsidRPr="005157FA">
              <w:rPr>
                <w:rFonts w:ascii="Cormorant Infant" w:hAnsi="Cormorant Infant"/>
              </w:rPr>
              <w:t xml:space="preserve"> set(String </w:t>
            </w:r>
            <w:r w:rsidRPr="005157FA">
              <w:rPr>
                <w:rFonts w:ascii="Cormorant Infant" w:hAnsi="Cormorant Infant"/>
                <w:color w:val="6A3E3E"/>
              </w:rPr>
              <w:t>name</w:t>
            </w:r>
            <w:r w:rsidRPr="005157FA">
              <w:rPr>
                <w:rFonts w:ascii="Cormorant Infant" w:hAnsi="Cormorant Infant"/>
              </w:rPr>
              <w:t xml:space="preserve">, Object </w:t>
            </w:r>
            <w:r w:rsidRPr="005157FA">
              <w:rPr>
                <w:rFonts w:ascii="Cormorant Infant" w:hAnsi="Cormorant Infant"/>
                <w:color w:val="6A3E3E"/>
              </w:rPr>
              <w:t>value</w:t>
            </w:r>
            <w:r w:rsidRPr="005157FA">
              <w:rPr>
                <w:rFonts w:ascii="Cormorant Infant" w:hAnsi="Cormorant Infant"/>
              </w:rPr>
              <w:t>) {</w:t>
            </w:r>
            <w:r w:rsidR="004601DB" w:rsidRPr="005157FA">
              <w:rPr>
                <w:rFonts w:ascii="Cormorant Infant" w:hAnsi="Cormorant Infant"/>
              </w:rPr>
              <w:t>…</w:t>
            </w:r>
            <w:r w:rsidRPr="005157FA">
              <w:rPr>
                <w:rFonts w:ascii="Cormorant Infant" w:hAnsi="Cormorant Infant"/>
              </w:rPr>
              <w:t>}</w:t>
            </w:r>
          </w:p>
          <w:p w14:paraId="1D8C7A99" w14:textId="77777777" w:rsidR="000D21A9" w:rsidRPr="005157FA" w:rsidRDefault="000D21A9" w:rsidP="00306E27">
            <w:pPr>
              <w:rPr>
                <w:rFonts w:ascii="Cormorant Infant" w:hAnsi="Cormorant Infant"/>
              </w:rPr>
            </w:pPr>
            <w:r w:rsidRPr="005157FA">
              <w:rPr>
                <w:rFonts w:ascii="Cormorant Infant" w:hAnsi="Cormorant Infant"/>
              </w:rPr>
              <w:tab/>
            </w:r>
            <w:r w:rsidRPr="005157FA">
              <w:rPr>
                <w:rFonts w:ascii="Cormorant Infant" w:hAnsi="Cormorant Infant"/>
                <w:color w:val="3F5FBF"/>
              </w:rPr>
              <w:t>/**</w:t>
            </w:r>
          </w:p>
          <w:p w14:paraId="1D8C7A9A" w14:textId="77777777" w:rsidR="000D21A9" w:rsidRPr="005157FA" w:rsidRDefault="000D21A9" w:rsidP="00306E27">
            <w:pPr>
              <w:rPr>
                <w:rFonts w:ascii="Cormorant Infant" w:hAnsi="Cormorant Infant"/>
              </w:rPr>
            </w:pPr>
            <w:r w:rsidRPr="005157FA">
              <w:rPr>
                <w:rFonts w:ascii="Cormorant Infant" w:hAnsi="Cormorant Infant"/>
                <w:color w:val="3F5FBF"/>
              </w:rPr>
              <w:tab/>
              <w:t xml:space="preserve"> * Xóa attribute trong session</w:t>
            </w:r>
          </w:p>
          <w:p w14:paraId="1D8C7A9B" w14:textId="77777777" w:rsidR="000D21A9" w:rsidRPr="005157FA" w:rsidRDefault="000D21A9" w:rsidP="00306E27">
            <w:pPr>
              <w:rPr>
                <w:rFonts w:ascii="Cormorant Infant" w:hAnsi="Cormorant Infant"/>
              </w:rPr>
            </w:pPr>
            <w:r w:rsidRPr="005157FA">
              <w:rPr>
                <w:rFonts w:ascii="Cormorant Infant" w:hAnsi="Cormorant Infant"/>
                <w:color w:val="3F5FBF"/>
              </w:rPr>
              <w:tab/>
              <w:t xml:space="preserve"> * </w:t>
            </w:r>
            <w:r w:rsidRPr="005157FA">
              <w:rPr>
                <w:rFonts w:ascii="Cormorant Infant" w:hAnsi="Cormorant Infant"/>
                <w:b/>
                <w:bCs/>
                <w:color w:val="7F9FBF"/>
              </w:rPr>
              <w:t>@param</w:t>
            </w:r>
            <w:r w:rsidRPr="005157FA">
              <w:rPr>
                <w:rFonts w:ascii="Cormorant Infant" w:hAnsi="Cormorant Infant"/>
                <w:color w:val="3F5FBF"/>
              </w:rPr>
              <w:t xml:space="preserve"> name tên attribute cần xóa</w:t>
            </w:r>
          </w:p>
          <w:p w14:paraId="1D8C7A9C" w14:textId="77777777" w:rsidR="000D21A9" w:rsidRPr="005157FA" w:rsidRDefault="000D21A9" w:rsidP="00306E27">
            <w:pPr>
              <w:rPr>
                <w:rFonts w:ascii="Cormorant Infant" w:hAnsi="Cormorant Infant"/>
              </w:rPr>
            </w:pPr>
            <w:r w:rsidRPr="005157FA">
              <w:rPr>
                <w:rFonts w:ascii="Cormorant Infant" w:hAnsi="Cormorant Infant"/>
                <w:color w:val="3F5FBF"/>
              </w:rPr>
              <w:tab/>
              <w:t xml:space="preserve"> */</w:t>
            </w:r>
          </w:p>
          <w:p w14:paraId="1D8C7A9D" w14:textId="77777777" w:rsidR="000D21A9" w:rsidRPr="005157FA" w:rsidRDefault="000D21A9" w:rsidP="00306E27">
            <w:pPr>
              <w:rPr>
                <w:rFonts w:ascii="Cormorant Infant" w:hAnsi="Cormorant Infant"/>
              </w:rPr>
            </w:pPr>
            <w:r w:rsidRPr="005157FA">
              <w:rPr>
                <w:rFonts w:ascii="Cormorant Infant" w:hAnsi="Cormorant Infant"/>
              </w:rPr>
              <w:tab/>
            </w:r>
            <w:r w:rsidRPr="005157FA">
              <w:rPr>
                <w:rFonts w:ascii="Cormorant Infant" w:hAnsi="Cormorant Infant"/>
                <w:b/>
                <w:bCs/>
                <w:color w:val="7F0055"/>
              </w:rPr>
              <w:t>public</w:t>
            </w:r>
            <w:r w:rsidRPr="005157FA">
              <w:rPr>
                <w:rFonts w:ascii="Cormorant Infant" w:hAnsi="Cormorant Infant"/>
              </w:rPr>
              <w:t xml:space="preserve"> </w:t>
            </w:r>
            <w:r w:rsidRPr="005157FA">
              <w:rPr>
                <w:rFonts w:ascii="Cormorant Infant" w:hAnsi="Cormorant Infant"/>
                <w:b/>
                <w:bCs/>
                <w:color w:val="7F0055"/>
              </w:rPr>
              <w:t>void</w:t>
            </w:r>
            <w:r w:rsidRPr="005157FA">
              <w:rPr>
                <w:rFonts w:ascii="Cormorant Infant" w:hAnsi="Cormorant Infant"/>
              </w:rPr>
              <w:t xml:space="preserve"> remove(String </w:t>
            </w:r>
            <w:r w:rsidRPr="005157FA">
              <w:rPr>
                <w:rFonts w:ascii="Cormorant Infant" w:hAnsi="Cormorant Infant"/>
                <w:color w:val="6A3E3E"/>
              </w:rPr>
              <w:t>name</w:t>
            </w:r>
            <w:r w:rsidRPr="005157FA">
              <w:rPr>
                <w:rFonts w:ascii="Cormorant Infant" w:hAnsi="Cormorant Infant"/>
              </w:rPr>
              <w:t>) {</w:t>
            </w:r>
            <w:r w:rsidR="004601DB" w:rsidRPr="005157FA">
              <w:rPr>
                <w:rFonts w:ascii="Cormorant Infant" w:hAnsi="Cormorant Infant"/>
              </w:rPr>
              <w:t>…</w:t>
            </w:r>
            <w:r w:rsidRPr="005157FA">
              <w:rPr>
                <w:rFonts w:ascii="Cormorant Infant" w:hAnsi="Cormorant Infant"/>
              </w:rPr>
              <w:t>}</w:t>
            </w:r>
          </w:p>
          <w:p w14:paraId="1D8C7A9E" w14:textId="77777777" w:rsidR="00B113E0" w:rsidRPr="005157FA" w:rsidRDefault="000D21A9" w:rsidP="00306E27">
            <w:pPr>
              <w:rPr>
                <w:rFonts w:ascii="Cormorant Infant" w:hAnsi="Cormorant Infant"/>
              </w:rPr>
            </w:pPr>
            <w:r w:rsidRPr="005157FA">
              <w:rPr>
                <w:rFonts w:ascii="Cormorant Infant" w:hAnsi="Cormorant Infant"/>
              </w:rPr>
              <w:t>}</w:t>
            </w:r>
          </w:p>
        </w:tc>
      </w:tr>
    </w:tbl>
    <w:p w14:paraId="1D8C7AA0" w14:textId="77777777" w:rsidR="0029015A" w:rsidRDefault="004B3CCB" w:rsidP="00C80208">
      <w:pPr>
        <w:pStyle w:val="Heading2"/>
      </w:pPr>
      <w:r w:rsidRPr="003D1719">
        <w:lastRenderedPageBreak/>
        <w:t>Bài 2 (2 điểm)</w:t>
      </w:r>
    </w:p>
    <w:p w14:paraId="1D8C7AA1" w14:textId="77777777" w:rsidR="00487229" w:rsidRDefault="004C7852" w:rsidP="00487229">
      <w:r>
        <w:t>T</w:t>
      </w:r>
      <w:r w:rsidR="00487229">
        <w:t>ạo AccountController để xử lý đăng nhập có cấu trúc như sau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87229" w:rsidRPr="005157FA" w14:paraId="1D8C7AAD" w14:textId="77777777" w:rsidTr="00487229">
        <w:tc>
          <w:tcPr>
            <w:tcW w:w="9350" w:type="dxa"/>
          </w:tcPr>
          <w:p w14:paraId="1D8C7AA2" w14:textId="77777777" w:rsidR="00487229" w:rsidRPr="005157FA" w:rsidRDefault="00487229" w:rsidP="00067A16">
            <w:pPr>
              <w:rPr>
                <w:rFonts w:ascii="Cormorant Infant" w:hAnsi="Cormorant Infant"/>
              </w:rPr>
            </w:pPr>
            <w:r w:rsidRPr="005157FA">
              <w:rPr>
                <w:rFonts w:ascii="Cormorant Infant" w:hAnsi="Cormorant Infant"/>
              </w:rPr>
              <w:t>@Controller</w:t>
            </w:r>
          </w:p>
          <w:p w14:paraId="1D8C7AA3" w14:textId="77777777" w:rsidR="00487229" w:rsidRPr="005157FA" w:rsidRDefault="00487229" w:rsidP="00067A16">
            <w:pPr>
              <w:rPr>
                <w:rFonts w:ascii="Cormorant Infant" w:hAnsi="Cormorant Infant"/>
              </w:rPr>
            </w:pPr>
            <w:r w:rsidRPr="005157FA">
              <w:rPr>
                <w:rFonts w:ascii="Cormorant Infant" w:hAnsi="Cormorant Infant"/>
                <w:b/>
                <w:bCs/>
                <w:color w:val="7F0055"/>
              </w:rPr>
              <w:t>public</w:t>
            </w:r>
            <w:r w:rsidRPr="005157FA">
              <w:rPr>
                <w:rFonts w:ascii="Cormorant Infant" w:hAnsi="Cormorant Infant"/>
                <w:color w:val="000000"/>
              </w:rPr>
              <w:t xml:space="preserve"> </w:t>
            </w:r>
            <w:r w:rsidRPr="005157FA">
              <w:rPr>
                <w:rFonts w:ascii="Cormorant Infant" w:hAnsi="Cormorant Infant"/>
                <w:b/>
                <w:bCs/>
                <w:color w:val="7F0055"/>
              </w:rPr>
              <w:t>class</w:t>
            </w:r>
            <w:r w:rsidRPr="005157FA">
              <w:rPr>
                <w:rFonts w:ascii="Cormorant Infant" w:hAnsi="Cormorant Infant"/>
                <w:color w:val="000000"/>
              </w:rPr>
              <w:t xml:space="preserve"> AccountController {</w:t>
            </w:r>
          </w:p>
          <w:p w14:paraId="1D8C7AA4" w14:textId="77777777" w:rsidR="00487229" w:rsidRPr="005157FA" w:rsidRDefault="00487229" w:rsidP="00067A16">
            <w:pPr>
              <w:rPr>
                <w:rFonts w:ascii="Cormorant Infant" w:hAnsi="Cormorant Infant"/>
              </w:rPr>
            </w:pPr>
            <w:r w:rsidRPr="005157FA">
              <w:rPr>
                <w:rFonts w:ascii="Cormorant Infant" w:hAnsi="Cormorant Infant"/>
                <w:color w:val="000000"/>
              </w:rPr>
              <w:tab/>
            </w:r>
            <w:r w:rsidRPr="005157FA">
              <w:rPr>
                <w:rFonts w:ascii="Cormorant Infant" w:hAnsi="Cormorant Infant"/>
              </w:rPr>
              <w:t>@GetMapping</w:t>
            </w:r>
            <w:r w:rsidRPr="005157FA">
              <w:rPr>
                <w:rFonts w:ascii="Cormorant Infant" w:hAnsi="Cormorant Infant"/>
                <w:color w:val="000000"/>
              </w:rPr>
              <w:t>(</w:t>
            </w:r>
            <w:r w:rsidRPr="005157FA">
              <w:rPr>
                <w:rFonts w:ascii="Cormorant Infant" w:hAnsi="Cormorant Infant"/>
                <w:color w:val="2A00FF"/>
              </w:rPr>
              <w:t>"/account/login"</w:t>
            </w:r>
            <w:r w:rsidRPr="005157FA">
              <w:rPr>
                <w:rFonts w:ascii="Cormorant Infant" w:hAnsi="Cormorant Infant"/>
                <w:color w:val="000000"/>
              </w:rPr>
              <w:t>)</w:t>
            </w:r>
          </w:p>
          <w:p w14:paraId="1D8C7AA5" w14:textId="77777777" w:rsidR="00487229" w:rsidRPr="005157FA" w:rsidRDefault="00487229" w:rsidP="00067A16">
            <w:pPr>
              <w:rPr>
                <w:rFonts w:ascii="Cormorant Infant" w:hAnsi="Cormorant Infant"/>
              </w:rPr>
            </w:pPr>
            <w:r w:rsidRPr="005157FA">
              <w:rPr>
                <w:rFonts w:ascii="Cormorant Infant" w:hAnsi="Cormorant Infant"/>
                <w:color w:val="000000"/>
              </w:rPr>
              <w:tab/>
            </w:r>
            <w:r w:rsidRPr="005157FA">
              <w:rPr>
                <w:rFonts w:ascii="Cormorant Infant" w:hAnsi="Cormorant Infant"/>
                <w:b/>
                <w:bCs/>
                <w:color w:val="7F0055"/>
              </w:rPr>
              <w:t>public</w:t>
            </w:r>
            <w:r w:rsidRPr="005157FA">
              <w:rPr>
                <w:rFonts w:ascii="Cormorant Infant" w:hAnsi="Cormorant Infant"/>
                <w:color w:val="000000"/>
              </w:rPr>
              <w:t xml:space="preserve"> String login1() {</w:t>
            </w:r>
          </w:p>
          <w:p w14:paraId="1D8C7AA6" w14:textId="77777777" w:rsidR="00487229" w:rsidRPr="005157FA" w:rsidRDefault="00487229" w:rsidP="00067A16">
            <w:pPr>
              <w:rPr>
                <w:rFonts w:ascii="Cormorant Infant" w:hAnsi="Cormorant Infant"/>
              </w:rPr>
            </w:pPr>
            <w:r w:rsidRPr="005157FA">
              <w:rPr>
                <w:rFonts w:ascii="Cormorant Infant" w:hAnsi="Cormorant Infant"/>
                <w:color w:val="000000"/>
              </w:rPr>
              <w:tab/>
            </w:r>
            <w:r w:rsidRPr="005157FA">
              <w:rPr>
                <w:rFonts w:ascii="Cormorant Infant" w:hAnsi="Cormorant Infant"/>
                <w:color w:val="000000"/>
              </w:rPr>
              <w:tab/>
            </w:r>
            <w:r w:rsidRPr="005157FA">
              <w:rPr>
                <w:rFonts w:ascii="Cormorant Infant" w:hAnsi="Cormorant Infant"/>
                <w:b/>
                <w:bCs/>
                <w:color w:val="7F0055"/>
              </w:rPr>
              <w:t>return</w:t>
            </w:r>
            <w:r w:rsidRPr="005157FA">
              <w:rPr>
                <w:rFonts w:ascii="Cormorant Infant" w:hAnsi="Cormorant Infant"/>
                <w:color w:val="000000"/>
              </w:rPr>
              <w:t xml:space="preserve"> </w:t>
            </w:r>
            <w:r w:rsidRPr="005157FA">
              <w:rPr>
                <w:rFonts w:ascii="Cormorant Infant" w:hAnsi="Cormorant Infant"/>
                <w:color w:val="2A00FF"/>
              </w:rPr>
              <w:t>"/account/login"</w:t>
            </w:r>
            <w:r w:rsidRPr="005157FA">
              <w:rPr>
                <w:rFonts w:ascii="Cormorant Infant" w:hAnsi="Cormorant Infant"/>
                <w:color w:val="000000"/>
              </w:rPr>
              <w:t>;</w:t>
            </w:r>
          </w:p>
          <w:p w14:paraId="1D8C7AA7" w14:textId="77777777" w:rsidR="00487229" w:rsidRPr="005157FA" w:rsidRDefault="00487229" w:rsidP="00067A16">
            <w:pPr>
              <w:rPr>
                <w:rFonts w:ascii="Cormorant Infant" w:hAnsi="Cormorant Infant"/>
              </w:rPr>
            </w:pPr>
            <w:r w:rsidRPr="005157FA">
              <w:rPr>
                <w:rFonts w:ascii="Cormorant Infant" w:hAnsi="Cormorant Infant"/>
                <w:color w:val="000000"/>
              </w:rPr>
              <w:tab/>
              <w:t>}</w:t>
            </w:r>
          </w:p>
          <w:p w14:paraId="1D8C7AA8" w14:textId="77777777" w:rsidR="00487229" w:rsidRPr="005157FA" w:rsidRDefault="00487229" w:rsidP="00067A16">
            <w:pPr>
              <w:rPr>
                <w:rFonts w:ascii="Cormorant Infant" w:hAnsi="Cormorant Infant"/>
              </w:rPr>
            </w:pPr>
            <w:r w:rsidRPr="005157FA">
              <w:rPr>
                <w:rFonts w:ascii="Cormorant Infant" w:hAnsi="Cormorant Infant"/>
                <w:color w:val="000000"/>
              </w:rPr>
              <w:tab/>
            </w:r>
            <w:r w:rsidRPr="005157FA">
              <w:rPr>
                <w:rFonts w:ascii="Cormorant Infant" w:hAnsi="Cormorant Infant"/>
              </w:rPr>
              <w:t>@PostMapping</w:t>
            </w:r>
            <w:r w:rsidRPr="005157FA">
              <w:rPr>
                <w:rFonts w:ascii="Cormorant Infant" w:hAnsi="Cormorant Infant"/>
                <w:color w:val="000000"/>
              </w:rPr>
              <w:t>(</w:t>
            </w:r>
            <w:r w:rsidRPr="005157FA">
              <w:rPr>
                <w:rFonts w:ascii="Cormorant Infant" w:hAnsi="Cormorant Infant"/>
                <w:color w:val="2A00FF"/>
              </w:rPr>
              <w:t>"/account/login"</w:t>
            </w:r>
            <w:r w:rsidRPr="005157FA">
              <w:rPr>
                <w:rFonts w:ascii="Cormorant Infant" w:hAnsi="Cormorant Infant"/>
                <w:color w:val="000000"/>
              </w:rPr>
              <w:t>)</w:t>
            </w:r>
          </w:p>
          <w:p w14:paraId="1D8C7AA9" w14:textId="77777777" w:rsidR="00487229" w:rsidRPr="005157FA" w:rsidRDefault="00487229" w:rsidP="00067A16">
            <w:pPr>
              <w:rPr>
                <w:rFonts w:ascii="Cormorant Infant" w:hAnsi="Cormorant Infant"/>
              </w:rPr>
            </w:pPr>
            <w:r w:rsidRPr="005157FA">
              <w:rPr>
                <w:rFonts w:ascii="Cormorant Infant" w:hAnsi="Cormorant Infant"/>
                <w:color w:val="000000"/>
              </w:rPr>
              <w:tab/>
            </w:r>
            <w:r w:rsidRPr="005157FA">
              <w:rPr>
                <w:rFonts w:ascii="Cormorant Infant" w:hAnsi="Cormorant Infant"/>
                <w:b/>
                <w:bCs/>
                <w:color w:val="7F0055"/>
              </w:rPr>
              <w:t>public</w:t>
            </w:r>
            <w:r w:rsidRPr="005157FA">
              <w:rPr>
                <w:rFonts w:ascii="Cormorant Infant" w:hAnsi="Cormorant Infant"/>
                <w:color w:val="000000"/>
              </w:rPr>
              <w:t xml:space="preserve"> String login2() {</w:t>
            </w:r>
          </w:p>
          <w:p w14:paraId="1D8C7AAA" w14:textId="77777777" w:rsidR="00487229" w:rsidRPr="005157FA" w:rsidRDefault="00487229" w:rsidP="00067A16">
            <w:pPr>
              <w:rPr>
                <w:rFonts w:ascii="Cormorant Infant" w:hAnsi="Cormorant Infant"/>
              </w:rPr>
            </w:pPr>
            <w:r w:rsidRPr="005157FA">
              <w:rPr>
                <w:rFonts w:ascii="Cormorant Infant" w:hAnsi="Cormorant Infant"/>
                <w:color w:val="000000"/>
              </w:rPr>
              <w:tab/>
            </w:r>
            <w:r w:rsidRPr="005157FA">
              <w:rPr>
                <w:rFonts w:ascii="Cormorant Infant" w:hAnsi="Cormorant Infant"/>
                <w:color w:val="000000"/>
              </w:rPr>
              <w:tab/>
            </w:r>
            <w:r w:rsidRPr="005157FA">
              <w:rPr>
                <w:rFonts w:ascii="Cormorant Infant" w:hAnsi="Cormorant Infant"/>
                <w:b/>
                <w:bCs/>
                <w:color w:val="7F0055"/>
              </w:rPr>
              <w:t>return</w:t>
            </w:r>
            <w:r w:rsidRPr="005157FA">
              <w:rPr>
                <w:rFonts w:ascii="Cormorant Infant" w:hAnsi="Cormorant Infant"/>
                <w:color w:val="000000"/>
              </w:rPr>
              <w:t xml:space="preserve"> </w:t>
            </w:r>
            <w:r w:rsidRPr="005157FA">
              <w:rPr>
                <w:rFonts w:ascii="Cormorant Infant" w:hAnsi="Cormorant Infant"/>
                <w:color w:val="2A00FF"/>
              </w:rPr>
              <w:t>"/account/login"</w:t>
            </w:r>
            <w:r w:rsidRPr="005157FA">
              <w:rPr>
                <w:rFonts w:ascii="Cormorant Infant" w:hAnsi="Cormorant Infant"/>
                <w:color w:val="000000"/>
              </w:rPr>
              <w:t>;</w:t>
            </w:r>
          </w:p>
          <w:p w14:paraId="1D8C7AAB" w14:textId="77777777" w:rsidR="00487229" w:rsidRPr="005157FA" w:rsidRDefault="00487229" w:rsidP="00067A16">
            <w:pPr>
              <w:rPr>
                <w:rFonts w:ascii="Cormorant Infant" w:hAnsi="Cormorant Infant"/>
              </w:rPr>
            </w:pPr>
            <w:r w:rsidRPr="005157FA">
              <w:rPr>
                <w:rFonts w:ascii="Cormorant Infant" w:hAnsi="Cormorant Infant"/>
                <w:color w:val="000000"/>
              </w:rPr>
              <w:tab/>
              <w:t>}</w:t>
            </w:r>
          </w:p>
          <w:p w14:paraId="1D8C7AAC" w14:textId="77777777" w:rsidR="00487229" w:rsidRPr="005157FA" w:rsidRDefault="00487229" w:rsidP="00067A16">
            <w:pPr>
              <w:rPr>
                <w:rFonts w:ascii="Cormorant Infant" w:hAnsi="Cormorant Infant"/>
              </w:rPr>
            </w:pPr>
            <w:r w:rsidRPr="005157FA">
              <w:rPr>
                <w:rFonts w:ascii="Cormorant Infant" w:hAnsi="Cormorant Infant"/>
                <w:color w:val="000000"/>
              </w:rPr>
              <w:t>}</w:t>
            </w:r>
          </w:p>
        </w:tc>
      </w:tr>
    </w:tbl>
    <w:p w14:paraId="1D8C7AAE" w14:textId="77777777" w:rsidR="004C7852" w:rsidRDefault="004C7852" w:rsidP="00487229">
      <w:r>
        <w:t>Tạo view login.</w:t>
      </w:r>
      <w:r w:rsidR="005157FA">
        <w:t>html</w:t>
      </w:r>
      <w:r>
        <w:t xml:space="preserve"> có chứa form đăng nhập như sau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C7852" w:rsidRPr="005157FA" w14:paraId="1D8C7AB5" w14:textId="77777777" w:rsidTr="004C7852">
        <w:tc>
          <w:tcPr>
            <w:tcW w:w="9350" w:type="dxa"/>
          </w:tcPr>
          <w:p w14:paraId="1D8C7AAF" w14:textId="77777777" w:rsidR="004C7852" w:rsidRPr="005157FA" w:rsidRDefault="004C7852" w:rsidP="004C7852">
            <w:pPr>
              <w:rPr>
                <w:rFonts w:ascii="Cormorant Infant" w:hAnsi="Cormorant Infant"/>
              </w:rPr>
            </w:pPr>
            <w:r w:rsidRPr="005157FA">
              <w:rPr>
                <w:rFonts w:ascii="Cormorant Infant" w:hAnsi="Cormorant Infant"/>
                <w:color w:val="008080"/>
              </w:rPr>
              <w:t>&lt;</w:t>
            </w:r>
            <w:r w:rsidRPr="005157FA">
              <w:rPr>
                <w:rFonts w:ascii="Cormorant Infant" w:hAnsi="Cormorant Infant"/>
                <w:color w:val="3F7F7F"/>
              </w:rPr>
              <w:t>form</w:t>
            </w:r>
            <w:r w:rsidRPr="005157FA">
              <w:rPr>
                <w:rFonts w:ascii="Cormorant Infant" w:hAnsi="Cormorant Infant"/>
              </w:rPr>
              <w:t xml:space="preserve"> </w:t>
            </w:r>
            <w:r w:rsidRPr="005157FA">
              <w:rPr>
                <w:rFonts w:ascii="Cormorant Infant" w:hAnsi="Cormorant Infant"/>
                <w:color w:val="7F007F"/>
              </w:rPr>
              <w:t>action</w:t>
            </w:r>
            <w:r w:rsidRPr="005157FA">
              <w:rPr>
                <w:rFonts w:ascii="Cormorant Infant" w:hAnsi="Cormorant Infant"/>
                <w:color w:val="000000"/>
              </w:rPr>
              <w:t>=</w:t>
            </w:r>
            <w:r w:rsidRPr="005157FA">
              <w:rPr>
                <w:rFonts w:ascii="Cormorant Infant" w:hAnsi="Cormorant Infant"/>
                <w:i/>
                <w:iCs/>
              </w:rPr>
              <w:t>"/account/login"</w:t>
            </w:r>
            <w:r w:rsidRPr="005157FA">
              <w:rPr>
                <w:rFonts w:ascii="Cormorant Infant" w:hAnsi="Cormorant Infant"/>
              </w:rPr>
              <w:t xml:space="preserve"> </w:t>
            </w:r>
            <w:r w:rsidRPr="005157FA">
              <w:rPr>
                <w:rFonts w:ascii="Cormorant Infant" w:hAnsi="Cormorant Infant"/>
                <w:color w:val="7F007F"/>
              </w:rPr>
              <w:t>method</w:t>
            </w:r>
            <w:r w:rsidRPr="005157FA">
              <w:rPr>
                <w:rFonts w:ascii="Cormorant Infant" w:hAnsi="Cormorant Infant"/>
                <w:color w:val="000000"/>
              </w:rPr>
              <w:t>=</w:t>
            </w:r>
            <w:r w:rsidRPr="005157FA">
              <w:rPr>
                <w:rFonts w:ascii="Cormorant Infant" w:hAnsi="Cormorant Infant"/>
                <w:i/>
                <w:iCs/>
              </w:rPr>
              <w:t>"post"</w:t>
            </w:r>
            <w:r w:rsidRPr="005157FA">
              <w:rPr>
                <w:rFonts w:ascii="Cormorant Infant" w:hAnsi="Cormorant Infant"/>
                <w:color w:val="008080"/>
              </w:rPr>
              <w:t>&gt;</w:t>
            </w:r>
          </w:p>
          <w:p w14:paraId="1D8C7AB0" w14:textId="77777777" w:rsidR="004C7852" w:rsidRPr="005157FA" w:rsidRDefault="004C7852" w:rsidP="004C7852">
            <w:pPr>
              <w:rPr>
                <w:rFonts w:ascii="Cormorant Infant" w:hAnsi="Cormorant Infant"/>
              </w:rPr>
            </w:pPr>
            <w:r w:rsidRPr="005157FA">
              <w:rPr>
                <w:rFonts w:ascii="Cormorant Infant" w:hAnsi="Cormorant Infant"/>
                <w:color w:val="000000"/>
              </w:rPr>
              <w:t xml:space="preserve">    </w:t>
            </w:r>
            <w:r w:rsidRPr="005157FA">
              <w:rPr>
                <w:rFonts w:ascii="Cormorant Infant" w:hAnsi="Cormorant Infant"/>
                <w:color w:val="008080"/>
              </w:rPr>
              <w:t>&lt;</w:t>
            </w:r>
            <w:r w:rsidRPr="005157FA">
              <w:rPr>
                <w:rFonts w:ascii="Cormorant Infant" w:hAnsi="Cormorant Infant"/>
                <w:color w:val="3F7F7F"/>
              </w:rPr>
              <w:t>input</w:t>
            </w:r>
            <w:r w:rsidRPr="005157FA">
              <w:rPr>
                <w:rFonts w:ascii="Cormorant Infant" w:hAnsi="Cormorant Infant"/>
              </w:rPr>
              <w:t xml:space="preserve"> </w:t>
            </w:r>
            <w:r w:rsidRPr="005157FA">
              <w:rPr>
                <w:rFonts w:ascii="Cormorant Infant" w:hAnsi="Cormorant Infant"/>
                <w:color w:val="7F007F"/>
              </w:rPr>
              <w:t>name</w:t>
            </w:r>
            <w:r w:rsidRPr="005157FA">
              <w:rPr>
                <w:rFonts w:ascii="Cormorant Infant" w:hAnsi="Cormorant Infant"/>
                <w:color w:val="000000"/>
              </w:rPr>
              <w:t>=</w:t>
            </w:r>
            <w:r w:rsidRPr="005157FA">
              <w:rPr>
                <w:rFonts w:ascii="Cormorant Infant" w:hAnsi="Cormorant Infant"/>
                <w:i/>
                <w:iCs/>
              </w:rPr>
              <w:t>"username"</w:t>
            </w:r>
            <w:r w:rsidRPr="005157FA">
              <w:rPr>
                <w:rFonts w:ascii="Cormorant Infant" w:hAnsi="Cormorant Infant"/>
                <w:color w:val="008080"/>
              </w:rPr>
              <w:t>&gt;</w:t>
            </w:r>
          </w:p>
          <w:p w14:paraId="1D8C7AB1" w14:textId="77777777" w:rsidR="004C7852" w:rsidRPr="005157FA" w:rsidRDefault="004C7852" w:rsidP="004C7852">
            <w:pPr>
              <w:rPr>
                <w:rFonts w:ascii="Cormorant Infant" w:hAnsi="Cormorant Infant"/>
              </w:rPr>
            </w:pPr>
            <w:r w:rsidRPr="005157FA">
              <w:rPr>
                <w:rFonts w:ascii="Cormorant Infant" w:hAnsi="Cormorant Infant"/>
                <w:color w:val="000000"/>
              </w:rPr>
              <w:lastRenderedPageBreak/>
              <w:t xml:space="preserve">    </w:t>
            </w:r>
            <w:r w:rsidRPr="005157FA">
              <w:rPr>
                <w:rFonts w:ascii="Cormorant Infant" w:hAnsi="Cormorant Infant"/>
                <w:color w:val="008080"/>
              </w:rPr>
              <w:t>&lt;</w:t>
            </w:r>
            <w:r w:rsidRPr="005157FA">
              <w:rPr>
                <w:rFonts w:ascii="Cormorant Infant" w:hAnsi="Cormorant Infant"/>
                <w:color w:val="3F7F7F"/>
              </w:rPr>
              <w:t>input</w:t>
            </w:r>
            <w:r w:rsidRPr="005157FA">
              <w:rPr>
                <w:rFonts w:ascii="Cormorant Infant" w:hAnsi="Cormorant Infant"/>
              </w:rPr>
              <w:t xml:space="preserve"> </w:t>
            </w:r>
            <w:r w:rsidRPr="005157FA">
              <w:rPr>
                <w:rFonts w:ascii="Cormorant Infant" w:hAnsi="Cormorant Infant"/>
                <w:color w:val="7F007F"/>
              </w:rPr>
              <w:t>name</w:t>
            </w:r>
            <w:r w:rsidRPr="005157FA">
              <w:rPr>
                <w:rFonts w:ascii="Cormorant Infant" w:hAnsi="Cormorant Infant"/>
                <w:color w:val="000000"/>
              </w:rPr>
              <w:t>=</w:t>
            </w:r>
            <w:r w:rsidRPr="005157FA">
              <w:rPr>
                <w:rFonts w:ascii="Cormorant Infant" w:hAnsi="Cormorant Infant"/>
                <w:i/>
                <w:iCs/>
              </w:rPr>
              <w:t>"password"</w:t>
            </w:r>
            <w:r w:rsidRPr="005157FA">
              <w:rPr>
                <w:rFonts w:ascii="Cormorant Infant" w:hAnsi="Cormorant Infant"/>
                <w:color w:val="008080"/>
              </w:rPr>
              <w:t>&gt;</w:t>
            </w:r>
          </w:p>
          <w:p w14:paraId="1D8C7AB2" w14:textId="77777777" w:rsidR="004C7852" w:rsidRPr="005157FA" w:rsidRDefault="004C7852" w:rsidP="004C7852">
            <w:pPr>
              <w:rPr>
                <w:rFonts w:ascii="Cormorant Infant" w:hAnsi="Cormorant Infant"/>
              </w:rPr>
            </w:pPr>
            <w:r w:rsidRPr="005157FA">
              <w:rPr>
                <w:rFonts w:ascii="Cormorant Infant" w:hAnsi="Cormorant Infant"/>
                <w:color w:val="000000"/>
              </w:rPr>
              <w:t xml:space="preserve">    </w:t>
            </w:r>
            <w:r w:rsidRPr="005157FA">
              <w:rPr>
                <w:rFonts w:ascii="Cormorant Infant" w:hAnsi="Cormorant Infant"/>
                <w:color w:val="008080"/>
              </w:rPr>
              <w:t>&lt;</w:t>
            </w:r>
            <w:r w:rsidRPr="005157FA">
              <w:rPr>
                <w:rFonts w:ascii="Cormorant Infant" w:hAnsi="Cormorant Infant"/>
                <w:color w:val="3F7F7F"/>
              </w:rPr>
              <w:t>input</w:t>
            </w:r>
            <w:r w:rsidRPr="005157FA">
              <w:rPr>
                <w:rFonts w:ascii="Cormorant Infant" w:hAnsi="Cormorant Infant"/>
              </w:rPr>
              <w:t xml:space="preserve"> </w:t>
            </w:r>
            <w:r w:rsidRPr="005157FA">
              <w:rPr>
                <w:rFonts w:ascii="Cormorant Infant" w:hAnsi="Cormorant Infant"/>
                <w:color w:val="7F007F"/>
              </w:rPr>
              <w:t>type</w:t>
            </w:r>
            <w:r w:rsidRPr="005157FA">
              <w:rPr>
                <w:rFonts w:ascii="Cormorant Infant" w:hAnsi="Cormorant Infant"/>
                <w:color w:val="000000"/>
              </w:rPr>
              <w:t>=</w:t>
            </w:r>
            <w:r w:rsidRPr="005157FA">
              <w:rPr>
                <w:rFonts w:ascii="Cormorant Infant" w:hAnsi="Cormorant Infant"/>
                <w:i/>
                <w:iCs/>
              </w:rPr>
              <w:t>"checkbox"</w:t>
            </w:r>
            <w:r w:rsidRPr="005157FA">
              <w:rPr>
                <w:rFonts w:ascii="Cormorant Infant" w:hAnsi="Cormorant Infant"/>
              </w:rPr>
              <w:t xml:space="preserve"> </w:t>
            </w:r>
            <w:r w:rsidRPr="005157FA">
              <w:rPr>
                <w:rFonts w:ascii="Cormorant Infant" w:hAnsi="Cormorant Infant"/>
                <w:color w:val="7F007F"/>
              </w:rPr>
              <w:t>name</w:t>
            </w:r>
            <w:r w:rsidRPr="005157FA">
              <w:rPr>
                <w:rFonts w:ascii="Cormorant Infant" w:hAnsi="Cormorant Infant"/>
                <w:color w:val="000000"/>
              </w:rPr>
              <w:t>=</w:t>
            </w:r>
            <w:r w:rsidRPr="005157FA">
              <w:rPr>
                <w:rFonts w:ascii="Cormorant Infant" w:hAnsi="Cormorant Infant"/>
                <w:i/>
                <w:iCs/>
              </w:rPr>
              <w:t>"remember"</w:t>
            </w:r>
            <w:r w:rsidRPr="005157FA">
              <w:rPr>
                <w:rFonts w:ascii="Cormorant Infant" w:hAnsi="Cormorant Infant"/>
              </w:rPr>
              <w:t xml:space="preserve"> </w:t>
            </w:r>
            <w:r w:rsidRPr="005157FA">
              <w:rPr>
                <w:rFonts w:ascii="Cormorant Infant" w:hAnsi="Cormorant Infant"/>
                <w:color w:val="7F007F"/>
              </w:rPr>
              <w:t>value</w:t>
            </w:r>
            <w:r w:rsidRPr="005157FA">
              <w:rPr>
                <w:rFonts w:ascii="Cormorant Infant" w:hAnsi="Cormorant Infant"/>
                <w:color w:val="000000"/>
              </w:rPr>
              <w:t>=</w:t>
            </w:r>
            <w:r w:rsidRPr="005157FA">
              <w:rPr>
                <w:rFonts w:ascii="Cormorant Infant" w:hAnsi="Cormorant Infant"/>
                <w:i/>
                <w:iCs/>
              </w:rPr>
              <w:t>"true"</w:t>
            </w:r>
            <w:r w:rsidRPr="005157FA">
              <w:rPr>
                <w:rFonts w:ascii="Cormorant Infant" w:hAnsi="Cormorant Infant"/>
                <w:color w:val="008080"/>
              </w:rPr>
              <w:t>&gt;</w:t>
            </w:r>
          </w:p>
          <w:p w14:paraId="1D8C7AB3" w14:textId="77777777" w:rsidR="004C7852" w:rsidRPr="005157FA" w:rsidRDefault="004C7852" w:rsidP="004C7852">
            <w:pPr>
              <w:rPr>
                <w:rFonts w:ascii="Cormorant Infant" w:hAnsi="Cormorant Infant"/>
              </w:rPr>
            </w:pPr>
            <w:r w:rsidRPr="005157FA">
              <w:rPr>
                <w:rFonts w:ascii="Cormorant Infant" w:hAnsi="Cormorant Infant"/>
                <w:color w:val="000000"/>
              </w:rPr>
              <w:t xml:space="preserve">    </w:t>
            </w:r>
            <w:r w:rsidRPr="005157FA">
              <w:rPr>
                <w:rFonts w:ascii="Cormorant Infant" w:hAnsi="Cormorant Infant"/>
                <w:color w:val="008080"/>
              </w:rPr>
              <w:t>&lt;</w:t>
            </w:r>
            <w:r w:rsidRPr="005157FA">
              <w:rPr>
                <w:rFonts w:ascii="Cormorant Infant" w:hAnsi="Cormorant Infant"/>
                <w:color w:val="3F7F7F"/>
              </w:rPr>
              <w:t>button</w:t>
            </w:r>
            <w:r w:rsidRPr="005157FA">
              <w:rPr>
                <w:rFonts w:ascii="Cormorant Infant" w:hAnsi="Cormorant Infant"/>
                <w:color w:val="008080"/>
              </w:rPr>
              <w:t>&gt;</w:t>
            </w:r>
            <w:r w:rsidRPr="005157FA">
              <w:rPr>
                <w:rFonts w:ascii="Cormorant Infant" w:hAnsi="Cormorant Infant"/>
                <w:color w:val="000000"/>
              </w:rPr>
              <w:t>Login</w:t>
            </w:r>
            <w:r w:rsidRPr="005157FA">
              <w:rPr>
                <w:rFonts w:ascii="Cormorant Infant" w:hAnsi="Cormorant Infant"/>
                <w:color w:val="008080"/>
              </w:rPr>
              <w:t>&lt;/</w:t>
            </w:r>
            <w:r w:rsidRPr="005157FA">
              <w:rPr>
                <w:rFonts w:ascii="Cormorant Infant" w:hAnsi="Cormorant Infant"/>
                <w:color w:val="3F7F7F"/>
              </w:rPr>
              <w:t>button</w:t>
            </w:r>
            <w:r w:rsidRPr="005157FA">
              <w:rPr>
                <w:rFonts w:ascii="Cormorant Infant" w:hAnsi="Cormorant Infant"/>
                <w:color w:val="008080"/>
              </w:rPr>
              <w:t>&gt;</w:t>
            </w:r>
          </w:p>
          <w:p w14:paraId="1D8C7AB4" w14:textId="77777777" w:rsidR="004C7852" w:rsidRPr="005157FA" w:rsidRDefault="004C7852" w:rsidP="004C7852">
            <w:pPr>
              <w:rPr>
                <w:rFonts w:ascii="Cormorant Infant" w:hAnsi="Cormorant Infant"/>
              </w:rPr>
            </w:pPr>
            <w:r w:rsidRPr="005157FA">
              <w:rPr>
                <w:rFonts w:ascii="Cormorant Infant" w:hAnsi="Cormorant Infant"/>
                <w:color w:val="008080"/>
              </w:rPr>
              <w:t>&lt;/</w:t>
            </w:r>
            <w:r w:rsidRPr="005157FA">
              <w:rPr>
                <w:rFonts w:ascii="Cormorant Infant" w:hAnsi="Cormorant Infant"/>
                <w:color w:val="3F7F7F"/>
              </w:rPr>
              <w:t>form</w:t>
            </w:r>
            <w:r w:rsidRPr="005157FA">
              <w:rPr>
                <w:rFonts w:ascii="Cormorant Infant" w:hAnsi="Cormorant Infant"/>
                <w:color w:val="008080"/>
              </w:rPr>
              <w:t>&gt;</w:t>
            </w:r>
          </w:p>
        </w:tc>
      </w:tr>
    </w:tbl>
    <w:p w14:paraId="1D8C7AB6" w14:textId="77777777" w:rsidR="00487229" w:rsidRDefault="00067A16" w:rsidP="00487229">
      <w:r>
        <w:lastRenderedPageBreak/>
        <w:t>Tiêm ParamService, CookieService vào AccountController để làm việc với tham số và cookie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67A16" w:rsidRPr="005157FA" w14:paraId="1D8C7ABD" w14:textId="77777777" w:rsidTr="00067A16">
        <w:tc>
          <w:tcPr>
            <w:tcW w:w="9350" w:type="dxa"/>
          </w:tcPr>
          <w:p w14:paraId="1D8C7AB7" w14:textId="77777777" w:rsidR="00067A16" w:rsidRPr="005157FA" w:rsidRDefault="00067A16" w:rsidP="00067A16">
            <w:pPr>
              <w:rPr>
                <w:rFonts w:ascii="Cormorant Infant" w:hAnsi="Cormorant Infant"/>
              </w:rPr>
            </w:pPr>
            <w:r w:rsidRPr="005157FA">
              <w:rPr>
                <w:rFonts w:ascii="Cormorant Infant" w:hAnsi="Cormorant Infant"/>
              </w:rPr>
              <w:t>@Autowired</w:t>
            </w:r>
          </w:p>
          <w:p w14:paraId="1D8C7AB8" w14:textId="77777777" w:rsidR="00067A16" w:rsidRPr="005157FA" w:rsidRDefault="00067A16" w:rsidP="00067A16">
            <w:pPr>
              <w:rPr>
                <w:rFonts w:ascii="Cormorant Infant" w:hAnsi="Cormorant Infant"/>
                <w:color w:val="000000"/>
              </w:rPr>
            </w:pPr>
            <w:r w:rsidRPr="005157FA">
              <w:rPr>
                <w:rFonts w:ascii="Cormorant Infant" w:hAnsi="Cormorant Infant"/>
                <w:color w:val="000000"/>
              </w:rPr>
              <w:t xml:space="preserve">CookieService </w:t>
            </w:r>
            <w:r w:rsidRPr="005157FA">
              <w:rPr>
                <w:rFonts w:ascii="Cormorant Infant" w:hAnsi="Cormorant Infant"/>
                <w:color w:val="0000C0"/>
              </w:rPr>
              <w:t>cookieService</w:t>
            </w:r>
            <w:r w:rsidRPr="005157FA">
              <w:rPr>
                <w:rFonts w:ascii="Cormorant Infant" w:hAnsi="Cormorant Infant"/>
                <w:color w:val="000000"/>
              </w:rPr>
              <w:t>;</w:t>
            </w:r>
          </w:p>
          <w:p w14:paraId="1D8C7AB9" w14:textId="77777777" w:rsidR="00067A16" w:rsidRPr="005157FA" w:rsidRDefault="00067A16" w:rsidP="00067A16">
            <w:pPr>
              <w:rPr>
                <w:rFonts w:ascii="Cormorant Infant" w:hAnsi="Cormorant Infant"/>
              </w:rPr>
            </w:pPr>
            <w:r w:rsidRPr="005157FA">
              <w:rPr>
                <w:rFonts w:ascii="Cormorant Infant" w:hAnsi="Cormorant Infant"/>
              </w:rPr>
              <w:t>@Autowired</w:t>
            </w:r>
          </w:p>
          <w:p w14:paraId="1D8C7ABA" w14:textId="77777777" w:rsidR="00067A16" w:rsidRPr="005157FA" w:rsidRDefault="00067A16" w:rsidP="00067A16">
            <w:pPr>
              <w:rPr>
                <w:rFonts w:ascii="Cormorant Infant" w:hAnsi="Cormorant Infant"/>
                <w:color w:val="000000"/>
              </w:rPr>
            </w:pPr>
            <w:r w:rsidRPr="005157FA">
              <w:rPr>
                <w:rFonts w:ascii="Cormorant Infant" w:hAnsi="Cormorant Infant"/>
                <w:color w:val="000000"/>
              </w:rPr>
              <w:t xml:space="preserve">ParamService </w:t>
            </w:r>
            <w:r w:rsidRPr="005157FA">
              <w:rPr>
                <w:rFonts w:ascii="Cormorant Infant" w:hAnsi="Cormorant Infant"/>
                <w:color w:val="0000C0"/>
              </w:rPr>
              <w:t>paramService</w:t>
            </w:r>
            <w:r w:rsidRPr="005157FA">
              <w:rPr>
                <w:rFonts w:ascii="Cormorant Infant" w:hAnsi="Cormorant Infant"/>
                <w:color w:val="000000"/>
              </w:rPr>
              <w:t>;</w:t>
            </w:r>
          </w:p>
          <w:p w14:paraId="1D8C7ABB" w14:textId="77777777" w:rsidR="00DB3B08" w:rsidRPr="005157FA" w:rsidRDefault="00DB3B08" w:rsidP="00DB3B08">
            <w:pPr>
              <w:rPr>
                <w:rFonts w:ascii="Cormorant Infant" w:hAnsi="Cormorant Infant"/>
              </w:rPr>
            </w:pPr>
            <w:r w:rsidRPr="005157FA">
              <w:rPr>
                <w:rFonts w:ascii="Cormorant Infant" w:hAnsi="Cormorant Infant"/>
              </w:rPr>
              <w:t>@Autowired</w:t>
            </w:r>
          </w:p>
          <w:p w14:paraId="1D8C7ABC" w14:textId="77777777" w:rsidR="00DB3B08" w:rsidRPr="005157FA" w:rsidRDefault="00DB3B08" w:rsidP="00DB3B08">
            <w:pPr>
              <w:rPr>
                <w:rFonts w:ascii="Cormorant Infant" w:hAnsi="Cormorant Infant"/>
              </w:rPr>
            </w:pPr>
            <w:r w:rsidRPr="005157FA">
              <w:rPr>
                <w:rFonts w:ascii="Cormorant Infant" w:hAnsi="Cormorant Infant"/>
                <w:color w:val="000000"/>
              </w:rPr>
              <w:t xml:space="preserve">SessionService </w:t>
            </w:r>
            <w:r w:rsidRPr="005157FA">
              <w:rPr>
                <w:rFonts w:ascii="Cormorant Infant" w:hAnsi="Cormorant Infant"/>
                <w:color w:val="0000C0"/>
              </w:rPr>
              <w:t>sessionService</w:t>
            </w:r>
            <w:r w:rsidRPr="005157FA">
              <w:rPr>
                <w:rFonts w:ascii="Cormorant Infant" w:hAnsi="Cormorant Infant"/>
                <w:color w:val="000000"/>
              </w:rPr>
              <w:t>;</w:t>
            </w:r>
          </w:p>
        </w:tc>
      </w:tr>
    </w:tbl>
    <w:p w14:paraId="1D8C7ABE" w14:textId="77777777" w:rsidR="00067A16" w:rsidRPr="00487229" w:rsidRDefault="00067A16" w:rsidP="00487229">
      <w:r>
        <w:t>Viết mã để đọc các tham số (username, password, remember) và ghi nhớ tài khoản đăng nhập được cho login2()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67A16" w:rsidRPr="005157FA" w14:paraId="1D8C7AC2" w14:textId="77777777" w:rsidTr="00067A16">
        <w:tc>
          <w:tcPr>
            <w:tcW w:w="9350" w:type="dxa"/>
          </w:tcPr>
          <w:p w14:paraId="1D8C7ABF" w14:textId="77777777" w:rsidR="00067A16" w:rsidRPr="005157FA" w:rsidRDefault="00067A16" w:rsidP="00067A16">
            <w:pPr>
              <w:rPr>
                <w:rFonts w:ascii="Cormorant Infant" w:hAnsi="Cormorant Infant"/>
              </w:rPr>
            </w:pPr>
            <w:r w:rsidRPr="005157FA">
              <w:rPr>
                <w:rFonts w:ascii="Cormorant Infant" w:hAnsi="Cormorant Infant"/>
              </w:rPr>
              <w:t xml:space="preserve">String </w:t>
            </w:r>
            <w:r w:rsidRPr="005157FA">
              <w:rPr>
                <w:rFonts w:ascii="Cormorant Infant" w:hAnsi="Cormorant Infant"/>
                <w:color w:val="6A3E3E"/>
              </w:rPr>
              <w:t>un</w:t>
            </w:r>
            <w:r w:rsidRPr="005157FA">
              <w:rPr>
                <w:rFonts w:ascii="Cormorant Infant" w:hAnsi="Cormorant Infant"/>
              </w:rPr>
              <w:t xml:space="preserve"> = </w:t>
            </w:r>
            <w:r w:rsidRPr="005157FA">
              <w:rPr>
                <w:rFonts w:ascii="Cormorant Infant" w:hAnsi="Cormorant Infant"/>
                <w:color w:val="0000C0"/>
              </w:rPr>
              <w:t>paramService</w:t>
            </w:r>
            <w:r w:rsidRPr="005157FA">
              <w:rPr>
                <w:rFonts w:ascii="Cormorant Infant" w:hAnsi="Cormorant Infant"/>
              </w:rPr>
              <w:t>.getString(</w:t>
            </w:r>
            <w:r w:rsidRPr="005157FA">
              <w:rPr>
                <w:rFonts w:ascii="Cormorant Infant" w:hAnsi="Cormorant Infant"/>
                <w:color w:val="2A00FF"/>
              </w:rPr>
              <w:t>"username"</w:t>
            </w:r>
            <w:r w:rsidRPr="005157FA">
              <w:rPr>
                <w:rFonts w:ascii="Cormorant Infant" w:hAnsi="Cormorant Infant"/>
              </w:rPr>
              <w:t xml:space="preserve">, </w:t>
            </w:r>
            <w:r w:rsidRPr="005157FA">
              <w:rPr>
                <w:rFonts w:ascii="Cormorant Infant" w:hAnsi="Cormorant Infant"/>
                <w:color w:val="2A00FF"/>
              </w:rPr>
              <w:t>""</w:t>
            </w:r>
            <w:r w:rsidRPr="005157FA">
              <w:rPr>
                <w:rFonts w:ascii="Cormorant Infant" w:hAnsi="Cormorant Infant"/>
              </w:rPr>
              <w:t>);</w:t>
            </w:r>
          </w:p>
          <w:p w14:paraId="1D8C7AC0" w14:textId="77777777" w:rsidR="00067A16" w:rsidRPr="005157FA" w:rsidRDefault="00067A16" w:rsidP="00067A16">
            <w:pPr>
              <w:rPr>
                <w:rFonts w:ascii="Cormorant Infant" w:hAnsi="Cormorant Infant"/>
              </w:rPr>
            </w:pPr>
            <w:r w:rsidRPr="005157FA">
              <w:rPr>
                <w:rFonts w:ascii="Cormorant Infant" w:hAnsi="Cormorant Infant"/>
              </w:rPr>
              <w:t xml:space="preserve">String </w:t>
            </w:r>
            <w:r w:rsidRPr="005157FA">
              <w:rPr>
                <w:rFonts w:ascii="Cormorant Infant" w:hAnsi="Cormorant Infant"/>
                <w:color w:val="6A3E3E"/>
              </w:rPr>
              <w:t>pw</w:t>
            </w:r>
            <w:r w:rsidRPr="005157FA">
              <w:rPr>
                <w:rFonts w:ascii="Cormorant Infant" w:hAnsi="Cormorant Infant"/>
              </w:rPr>
              <w:t xml:space="preserve"> = </w:t>
            </w:r>
            <w:r w:rsidRPr="005157FA">
              <w:rPr>
                <w:rFonts w:ascii="Cormorant Infant" w:hAnsi="Cormorant Infant"/>
                <w:color w:val="0000C0"/>
              </w:rPr>
              <w:t>paramService</w:t>
            </w:r>
            <w:r w:rsidRPr="005157FA">
              <w:rPr>
                <w:rFonts w:ascii="Cormorant Infant" w:hAnsi="Cormorant Infant"/>
              </w:rPr>
              <w:t>.getString(</w:t>
            </w:r>
            <w:r w:rsidRPr="005157FA">
              <w:rPr>
                <w:rFonts w:ascii="Cormorant Infant" w:hAnsi="Cormorant Infant"/>
                <w:color w:val="2A00FF"/>
              </w:rPr>
              <w:t>"password"</w:t>
            </w:r>
            <w:r w:rsidRPr="005157FA">
              <w:rPr>
                <w:rFonts w:ascii="Cormorant Infant" w:hAnsi="Cormorant Infant"/>
              </w:rPr>
              <w:t xml:space="preserve">, </w:t>
            </w:r>
            <w:r w:rsidRPr="005157FA">
              <w:rPr>
                <w:rFonts w:ascii="Cormorant Infant" w:hAnsi="Cormorant Infant"/>
                <w:color w:val="2A00FF"/>
              </w:rPr>
              <w:t>""</w:t>
            </w:r>
            <w:r w:rsidRPr="005157FA">
              <w:rPr>
                <w:rFonts w:ascii="Cormorant Infant" w:hAnsi="Cormorant Infant"/>
              </w:rPr>
              <w:t>);</w:t>
            </w:r>
          </w:p>
          <w:p w14:paraId="1D8C7AC1" w14:textId="77777777" w:rsidR="00067A16" w:rsidRPr="005157FA" w:rsidRDefault="00067A16" w:rsidP="00067A16">
            <w:pPr>
              <w:rPr>
                <w:rFonts w:ascii="Cormorant Infant" w:hAnsi="Cormorant Infant"/>
              </w:rPr>
            </w:pPr>
            <w:r w:rsidRPr="005157FA">
              <w:rPr>
                <w:rFonts w:ascii="Cormorant Infant" w:hAnsi="Cormorant Infant"/>
                <w:b/>
                <w:bCs/>
                <w:color w:val="7F0055"/>
              </w:rPr>
              <w:t>boolean</w:t>
            </w:r>
            <w:r w:rsidRPr="005157FA">
              <w:rPr>
                <w:rFonts w:ascii="Cormorant Infant" w:hAnsi="Cormorant Infant"/>
              </w:rPr>
              <w:t xml:space="preserve"> </w:t>
            </w:r>
            <w:r w:rsidRPr="005157FA">
              <w:rPr>
                <w:rFonts w:ascii="Cormorant Infant" w:hAnsi="Cormorant Infant"/>
                <w:color w:val="6A3E3E"/>
              </w:rPr>
              <w:t>rm</w:t>
            </w:r>
            <w:r w:rsidRPr="005157FA">
              <w:rPr>
                <w:rFonts w:ascii="Cormorant Infant" w:hAnsi="Cormorant Infant"/>
              </w:rPr>
              <w:t xml:space="preserve"> = </w:t>
            </w:r>
            <w:r w:rsidRPr="005157FA">
              <w:rPr>
                <w:rFonts w:ascii="Cormorant Infant" w:hAnsi="Cormorant Infant"/>
                <w:color w:val="0000C0"/>
              </w:rPr>
              <w:t>paramService</w:t>
            </w:r>
            <w:r w:rsidRPr="005157FA">
              <w:rPr>
                <w:rFonts w:ascii="Cormorant Infant" w:hAnsi="Cormorant Infant"/>
              </w:rPr>
              <w:t>.getBoolean(</w:t>
            </w:r>
            <w:r w:rsidRPr="005157FA">
              <w:rPr>
                <w:rFonts w:ascii="Cormorant Infant" w:hAnsi="Cormorant Infant"/>
                <w:color w:val="2A00FF"/>
              </w:rPr>
              <w:t>"remember"</w:t>
            </w:r>
            <w:r w:rsidRPr="005157FA">
              <w:rPr>
                <w:rFonts w:ascii="Cormorant Infant" w:hAnsi="Cormorant Infant"/>
              </w:rPr>
              <w:t xml:space="preserve">, </w:t>
            </w:r>
            <w:r w:rsidRPr="005157FA">
              <w:rPr>
                <w:rFonts w:ascii="Cormorant Infant" w:hAnsi="Cormorant Infant"/>
                <w:b/>
                <w:bCs/>
                <w:color w:val="7F0055"/>
              </w:rPr>
              <w:t>false</w:t>
            </w:r>
            <w:r w:rsidRPr="005157FA">
              <w:rPr>
                <w:rFonts w:ascii="Cormorant Infant" w:hAnsi="Cormorant Infant"/>
              </w:rPr>
              <w:t>);</w:t>
            </w:r>
          </w:p>
        </w:tc>
      </w:tr>
    </w:tbl>
    <w:p w14:paraId="1D8C7AC3" w14:textId="77777777" w:rsidR="00DB3B08" w:rsidRDefault="00067A16" w:rsidP="00487229">
      <w:r>
        <w:t xml:space="preserve">Nếu đăng nhập thành công (un=”poly”, pw=”123”) </w:t>
      </w:r>
      <w:r w:rsidR="00DB3B08">
        <w:t>thì</w:t>
      </w:r>
    </w:p>
    <w:p w14:paraId="1D8C7AC4" w14:textId="77777777" w:rsidR="00DB3B08" w:rsidRDefault="00DB3B08" w:rsidP="00122E06">
      <w:pPr>
        <w:pStyle w:val="ListParagraph"/>
        <w:numPr>
          <w:ilvl w:val="0"/>
          <w:numId w:val="14"/>
        </w:numPr>
      </w:pPr>
      <w:r>
        <w:t>Lưu username vào session</w:t>
      </w:r>
    </w:p>
    <w:p w14:paraId="1D8C7AC5" w14:textId="77777777" w:rsidR="00DB3B08" w:rsidRPr="00067A16" w:rsidRDefault="00DB3B08" w:rsidP="00DB3B08">
      <w:pPr>
        <w:pStyle w:val="ListParagraph"/>
      </w:pPr>
      <w:r>
        <w:rPr>
          <w:color w:val="0000C0"/>
        </w:rPr>
        <w:t>session</w:t>
      </w:r>
      <w:r w:rsidRPr="00DB3B08">
        <w:rPr>
          <w:color w:val="0000C0"/>
        </w:rPr>
        <w:t>Service</w:t>
      </w:r>
      <w:r w:rsidRPr="00DB3B08">
        <w:rPr>
          <w:color w:val="000000"/>
        </w:rPr>
        <w:t>.</w:t>
      </w:r>
      <w:r>
        <w:rPr>
          <w:color w:val="000000"/>
        </w:rPr>
        <w:t>set</w:t>
      </w:r>
      <w:r w:rsidRPr="00DB3B08">
        <w:rPr>
          <w:color w:val="000000"/>
        </w:rPr>
        <w:t>(</w:t>
      </w:r>
      <w:r w:rsidRPr="00DB3B08">
        <w:rPr>
          <w:color w:val="2A00FF"/>
        </w:rPr>
        <w:t>"user</w:t>
      </w:r>
      <w:r>
        <w:rPr>
          <w:color w:val="2A00FF"/>
        </w:rPr>
        <w:t>name</w:t>
      </w:r>
      <w:r w:rsidRPr="00DB3B08">
        <w:rPr>
          <w:color w:val="2A00FF"/>
        </w:rPr>
        <w:t>"</w:t>
      </w:r>
      <w:r w:rsidRPr="00DB3B08">
        <w:rPr>
          <w:color w:val="000000"/>
        </w:rPr>
        <w:t xml:space="preserve">, </w:t>
      </w:r>
      <w:r>
        <w:rPr>
          <w:color w:val="6A3E3E"/>
        </w:rPr>
        <w:t>username</w:t>
      </w:r>
      <w:r w:rsidRPr="00DB3B08">
        <w:rPr>
          <w:color w:val="000000"/>
        </w:rPr>
        <w:t>);</w:t>
      </w:r>
    </w:p>
    <w:p w14:paraId="1D8C7AC6" w14:textId="77777777" w:rsidR="00DB3B08" w:rsidRDefault="00DB3B08" w:rsidP="00122E06">
      <w:pPr>
        <w:pStyle w:val="ListParagraph"/>
        <w:numPr>
          <w:ilvl w:val="0"/>
          <w:numId w:val="14"/>
        </w:numPr>
      </w:pPr>
      <w:r>
        <w:t>Xử lý ghi nhớ tài khoản</w:t>
      </w:r>
    </w:p>
    <w:p w14:paraId="1D8C7AC7" w14:textId="77777777" w:rsidR="00067A16" w:rsidRDefault="00DB3B08" w:rsidP="00122E06">
      <w:pPr>
        <w:pStyle w:val="ListParagraph"/>
        <w:numPr>
          <w:ilvl w:val="1"/>
          <w:numId w:val="14"/>
        </w:numPr>
      </w:pPr>
      <w:r>
        <w:t>Nếu remember</w:t>
      </w:r>
      <w:r w:rsidR="00067A16">
        <w:t xml:space="preserve"> là true </w:t>
      </w:r>
      <w:r>
        <w:t>t</w:t>
      </w:r>
      <w:r w:rsidR="00067A16">
        <w:t xml:space="preserve">hì ghi nhớ tài khoản </w:t>
      </w:r>
      <w:r>
        <w:t>10 ngày</w:t>
      </w:r>
    </w:p>
    <w:p w14:paraId="1D8C7AC8" w14:textId="77777777" w:rsidR="00DB3B08" w:rsidRPr="00DB3B08" w:rsidRDefault="00DB3B08" w:rsidP="00DB3B08">
      <w:pPr>
        <w:pStyle w:val="ListParagraph"/>
        <w:ind w:left="1440"/>
      </w:pPr>
      <w:r w:rsidRPr="00DB3B08">
        <w:rPr>
          <w:color w:val="0000C0"/>
        </w:rPr>
        <w:t>cookieService</w:t>
      </w:r>
      <w:r w:rsidRPr="00DB3B08">
        <w:rPr>
          <w:color w:val="000000"/>
        </w:rPr>
        <w:t>.add(</w:t>
      </w:r>
      <w:r w:rsidRPr="00DB3B08">
        <w:rPr>
          <w:color w:val="2A00FF"/>
        </w:rPr>
        <w:t>"user"</w:t>
      </w:r>
      <w:r w:rsidRPr="00DB3B08">
        <w:rPr>
          <w:color w:val="000000"/>
        </w:rPr>
        <w:t xml:space="preserve">, </w:t>
      </w:r>
      <w:r>
        <w:rPr>
          <w:color w:val="6A3E3E"/>
        </w:rPr>
        <w:t>username</w:t>
      </w:r>
      <w:r w:rsidRPr="00DB3B08">
        <w:rPr>
          <w:color w:val="000000"/>
        </w:rPr>
        <w:t>, 10);</w:t>
      </w:r>
    </w:p>
    <w:p w14:paraId="1D8C7AC9" w14:textId="77777777" w:rsidR="00DB3B08" w:rsidRDefault="00DB3B08" w:rsidP="00DB3B08">
      <w:pPr>
        <w:pStyle w:val="ListParagraph"/>
        <w:numPr>
          <w:ilvl w:val="1"/>
          <w:numId w:val="14"/>
        </w:numPr>
      </w:pPr>
      <w:r w:rsidRPr="00DB3B08">
        <w:t>Ngược lại</w:t>
      </w:r>
      <w:r>
        <w:t xml:space="preserve"> thì xóa cookie tài khoản đã ghi nhớ trước đó</w:t>
      </w:r>
    </w:p>
    <w:p w14:paraId="1D8C7ACA" w14:textId="77777777" w:rsidR="00DB3B08" w:rsidRPr="00067A16" w:rsidRDefault="00DB3B08" w:rsidP="00DB3B08">
      <w:pPr>
        <w:pStyle w:val="ListParagraph"/>
        <w:ind w:left="1440"/>
      </w:pPr>
      <w:r w:rsidRPr="00DB3B08">
        <w:rPr>
          <w:color w:val="0000C0"/>
        </w:rPr>
        <w:t>cookieService</w:t>
      </w:r>
      <w:r w:rsidRPr="00DB3B08">
        <w:rPr>
          <w:color w:val="000000"/>
        </w:rPr>
        <w:t>.</w:t>
      </w:r>
      <w:r>
        <w:rPr>
          <w:color w:val="000000"/>
        </w:rPr>
        <w:t>remove</w:t>
      </w:r>
      <w:r w:rsidRPr="00DB3B08">
        <w:rPr>
          <w:color w:val="000000"/>
        </w:rPr>
        <w:t>(</w:t>
      </w:r>
      <w:r w:rsidRPr="00DB3B08">
        <w:rPr>
          <w:color w:val="2A00FF"/>
        </w:rPr>
        <w:t>"user"</w:t>
      </w:r>
      <w:r w:rsidRPr="00DB3B08">
        <w:rPr>
          <w:color w:val="000000"/>
        </w:rPr>
        <w:t>);</w:t>
      </w:r>
    </w:p>
    <w:p w14:paraId="1D8C7ACB" w14:textId="77777777" w:rsidR="00047677" w:rsidRDefault="00047677" w:rsidP="00047677">
      <w:pPr>
        <w:pStyle w:val="Heading2"/>
      </w:pPr>
      <w:r>
        <w:t>Bài 3 (1</w:t>
      </w:r>
      <w:r w:rsidRPr="003D1719">
        <w:t xml:space="preserve"> điểm)</w:t>
      </w:r>
    </w:p>
    <w:p w14:paraId="1D8C7ACC" w14:textId="77777777" w:rsidR="00047677" w:rsidRDefault="00047677" w:rsidP="00047677">
      <w:r w:rsidRPr="003D1719">
        <w:t>Giảng viên cho thêm</w:t>
      </w:r>
      <w:r w:rsidR="00DB3B08">
        <w:t xml:space="preserve"> đăng ký có upload </w:t>
      </w:r>
      <w:r w:rsidR="00DE6FBC">
        <w:t>hình</w:t>
      </w:r>
      <w:r w:rsidR="00DB3B08">
        <w:t xml:space="preserve"> và sử dụng </w:t>
      </w:r>
      <w:r w:rsidR="00DE6FBC">
        <w:t>ParamService.save() để lưu hình.</w:t>
      </w:r>
    </w:p>
    <w:p w14:paraId="57115BD5" w14:textId="7891C3CC" w:rsidR="00DD48A1" w:rsidRDefault="00DD48A1" w:rsidP="00047677">
      <w:r>
        <w:t>Username, Password, Photo</w:t>
      </w:r>
    </w:p>
    <w:p w14:paraId="32163C7A" w14:textId="6B4D7204" w:rsidR="00286991" w:rsidRPr="00047677" w:rsidRDefault="00286991" w:rsidP="00047677">
      <w:r>
        <w:t xml:space="preserve">Sau đó login bằng User này và </w:t>
      </w:r>
      <w:r w:rsidR="00255A5F">
        <w:t xml:space="preserve">hiển thị: Xin chào Username </w:t>
      </w:r>
      <w:ins w:id="0" w:author="Microsoft Word" w:date="2025-02-12T15:12:00Z" w16du:dateUtc="2025-02-12T08:12:00Z">
        <w:r w:rsidR="00553C56">
          <w:t>và hình ảnh</w:t>
        </w:r>
      </w:ins>
    </w:p>
    <w:p w14:paraId="1D8C7ACD" w14:textId="77777777" w:rsidR="00C80208" w:rsidRDefault="00C80208" w:rsidP="00C80208">
      <w:pPr>
        <w:pStyle w:val="Heading1"/>
      </w:pPr>
      <w:r>
        <w:lastRenderedPageBreak/>
        <w:t>PHẦN II</w:t>
      </w:r>
    </w:p>
    <w:p w14:paraId="1D8C7ACE" w14:textId="77777777" w:rsidR="0029015A" w:rsidRDefault="007F5EC1" w:rsidP="00C80208">
      <w:pPr>
        <w:pStyle w:val="Heading2"/>
      </w:pPr>
      <w:r>
        <w:t>Bài 4</w:t>
      </w:r>
      <w:r w:rsidR="004B3CCB" w:rsidRPr="003D1719">
        <w:t xml:space="preserve"> (2 điểm)</w:t>
      </w:r>
    </w:p>
    <w:p w14:paraId="1D8C7ACF" w14:textId="77777777" w:rsidR="00BF324B" w:rsidRPr="00BF324B" w:rsidRDefault="00BF324B" w:rsidP="00BF324B">
      <w:r>
        <w:t xml:space="preserve">Cho interface </w:t>
      </w:r>
      <w:r w:rsidR="00AA53D3" w:rsidRPr="00563E6F">
        <w:t xml:space="preserve">ShoppingCartService </w:t>
      </w:r>
      <w:r>
        <w:t>mô tả các hoạt động của giỏ hàng như sau: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63E6F" w:rsidRPr="005157FA" w14:paraId="1D8C7AF4" w14:textId="77777777" w:rsidTr="00563E6F">
        <w:tc>
          <w:tcPr>
            <w:tcW w:w="9350" w:type="dxa"/>
          </w:tcPr>
          <w:p w14:paraId="1D8C7AD0" w14:textId="77777777" w:rsidR="00563E6F" w:rsidRPr="005157FA" w:rsidRDefault="00563E6F" w:rsidP="00563E6F">
            <w:pPr>
              <w:rPr>
                <w:rFonts w:ascii="Cormorant Infant" w:hAnsi="Cormorant Infant"/>
              </w:rPr>
            </w:pPr>
            <w:r w:rsidRPr="005157FA">
              <w:rPr>
                <w:rFonts w:ascii="Cormorant Infant" w:hAnsi="Cormorant Infant"/>
                <w:b/>
                <w:bCs/>
                <w:color w:val="7F0055"/>
              </w:rPr>
              <w:t>public</w:t>
            </w:r>
            <w:r w:rsidRPr="005157FA">
              <w:rPr>
                <w:rFonts w:ascii="Cormorant Infant" w:hAnsi="Cormorant Infant"/>
              </w:rPr>
              <w:t xml:space="preserve"> </w:t>
            </w:r>
            <w:r w:rsidRPr="005157FA">
              <w:rPr>
                <w:rFonts w:ascii="Cormorant Infant" w:hAnsi="Cormorant Infant"/>
                <w:b/>
                <w:bCs/>
                <w:color w:val="7F0055"/>
              </w:rPr>
              <w:t>interface</w:t>
            </w:r>
            <w:r w:rsidRPr="005157FA">
              <w:rPr>
                <w:rFonts w:ascii="Cormorant Infant" w:hAnsi="Cormorant Infant"/>
              </w:rPr>
              <w:t xml:space="preserve"> ShoppingCartService {</w:t>
            </w:r>
          </w:p>
          <w:p w14:paraId="1D8C7AD1" w14:textId="77777777" w:rsidR="00563E6F" w:rsidRPr="005157FA" w:rsidRDefault="00563E6F" w:rsidP="00563E6F">
            <w:pPr>
              <w:rPr>
                <w:rFonts w:ascii="Cormorant Infant" w:hAnsi="Cormorant Infant"/>
              </w:rPr>
            </w:pPr>
            <w:r w:rsidRPr="005157FA">
              <w:rPr>
                <w:rFonts w:ascii="Cormorant Infant" w:hAnsi="Cormorant Infant"/>
              </w:rPr>
              <w:tab/>
            </w:r>
            <w:r w:rsidRPr="005157FA">
              <w:rPr>
                <w:rFonts w:ascii="Cormorant Infant" w:hAnsi="Cormorant Infant"/>
                <w:color w:val="3F5FBF"/>
              </w:rPr>
              <w:t>/**</w:t>
            </w:r>
          </w:p>
          <w:p w14:paraId="1D8C7AD2" w14:textId="77777777" w:rsidR="00563E6F" w:rsidRPr="005157FA" w:rsidRDefault="00563E6F" w:rsidP="00563E6F">
            <w:pPr>
              <w:rPr>
                <w:rFonts w:ascii="Cormorant Infant" w:hAnsi="Cormorant Infant"/>
              </w:rPr>
            </w:pPr>
            <w:r w:rsidRPr="005157FA">
              <w:rPr>
                <w:rFonts w:ascii="Cormorant Infant" w:hAnsi="Cormorant Infant"/>
                <w:color w:val="3F5FBF"/>
              </w:rPr>
              <w:tab/>
              <w:t xml:space="preserve"> * Thêm mặt hàng vào giỏ hoặc tăng số lượng lên 1 nếu đã tồn tại</w:t>
            </w:r>
          </w:p>
          <w:p w14:paraId="1D8C7AD3" w14:textId="77777777" w:rsidR="00563E6F" w:rsidRPr="005157FA" w:rsidRDefault="00563E6F" w:rsidP="00563E6F">
            <w:pPr>
              <w:rPr>
                <w:rFonts w:ascii="Cormorant Infant" w:hAnsi="Cormorant Infant"/>
              </w:rPr>
            </w:pPr>
            <w:r w:rsidRPr="005157FA">
              <w:rPr>
                <w:rFonts w:ascii="Cormorant Infant" w:hAnsi="Cormorant Infant"/>
                <w:color w:val="3F5FBF"/>
              </w:rPr>
              <w:tab/>
              <w:t xml:space="preserve"> * </w:t>
            </w:r>
            <w:r w:rsidRPr="005157FA">
              <w:rPr>
                <w:rFonts w:ascii="Cormorant Infant" w:hAnsi="Cormorant Infant"/>
                <w:b/>
                <w:bCs/>
                <w:color w:val="7F9FBF"/>
              </w:rPr>
              <w:t>@param</w:t>
            </w:r>
            <w:r w:rsidRPr="005157FA">
              <w:rPr>
                <w:rFonts w:ascii="Cormorant Infant" w:hAnsi="Cormorant Infant"/>
                <w:color w:val="3F5FBF"/>
              </w:rPr>
              <w:t xml:space="preserve"> </w:t>
            </w:r>
            <w:r w:rsidR="002F109D" w:rsidRPr="005157FA">
              <w:rPr>
                <w:rFonts w:ascii="Cormorant Infant" w:hAnsi="Cormorant Infant"/>
                <w:color w:val="3F5FBF"/>
              </w:rPr>
              <w:t>id</w:t>
            </w:r>
            <w:r w:rsidRPr="005157FA">
              <w:rPr>
                <w:rFonts w:ascii="Cormorant Infant" w:hAnsi="Cormorant Infant"/>
                <w:color w:val="3F5FBF"/>
              </w:rPr>
              <w:t xml:space="preserve"> là </w:t>
            </w:r>
            <w:r w:rsidR="002F109D" w:rsidRPr="005157FA">
              <w:rPr>
                <w:rFonts w:ascii="Cormorant Infant" w:hAnsi="Cormorant Infant"/>
                <w:color w:val="3F5FBF"/>
              </w:rPr>
              <w:t xml:space="preserve">mã </w:t>
            </w:r>
            <w:r w:rsidRPr="005157FA">
              <w:rPr>
                <w:rFonts w:ascii="Cormorant Infant" w:hAnsi="Cormorant Infant"/>
                <w:color w:val="3F5FBF"/>
              </w:rPr>
              <w:t>mặt hàng cần thêm</w:t>
            </w:r>
          </w:p>
          <w:p w14:paraId="1D8C7AD4" w14:textId="77777777" w:rsidR="00563E6F" w:rsidRPr="005157FA" w:rsidRDefault="00563E6F" w:rsidP="00563E6F">
            <w:pPr>
              <w:rPr>
                <w:rFonts w:ascii="Cormorant Infant" w:hAnsi="Cormorant Infant"/>
              </w:rPr>
            </w:pPr>
            <w:r w:rsidRPr="005157FA">
              <w:rPr>
                <w:rFonts w:ascii="Cormorant Infant" w:hAnsi="Cormorant Infant"/>
                <w:color w:val="3F5FBF"/>
              </w:rPr>
              <w:tab/>
              <w:t xml:space="preserve"> * </w:t>
            </w:r>
            <w:r w:rsidRPr="005157FA">
              <w:rPr>
                <w:rFonts w:ascii="Cormorant Infant" w:hAnsi="Cormorant Infant"/>
                <w:b/>
                <w:bCs/>
                <w:color w:val="7F9FBF"/>
              </w:rPr>
              <w:t>@return</w:t>
            </w:r>
            <w:r w:rsidRPr="005157FA">
              <w:rPr>
                <w:rFonts w:ascii="Cormorant Infant" w:hAnsi="Cormorant Infant"/>
                <w:color w:val="3F5FBF"/>
              </w:rPr>
              <w:t xml:space="preserve"> mặt hàng đã được thêm vào hoặc cập nhật số lượng</w:t>
            </w:r>
          </w:p>
          <w:p w14:paraId="1D8C7AD5" w14:textId="77777777" w:rsidR="00563E6F" w:rsidRPr="005157FA" w:rsidRDefault="00563E6F" w:rsidP="00563E6F">
            <w:pPr>
              <w:rPr>
                <w:rFonts w:ascii="Cormorant Infant" w:hAnsi="Cormorant Infant"/>
              </w:rPr>
            </w:pPr>
            <w:r w:rsidRPr="005157FA">
              <w:rPr>
                <w:rFonts w:ascii="Cormorant Infant" w:hAnsi="Cormorant Infant"/>
                <w:color w:val="3F5FBF"/>
              </w:rPr>
              <w:tab/>
              <w:t xml:space="preserve"> */</w:t>
            </w:r>
          </w:p>
          <w:p w14:paraId="1D8C7AD6" w14:textId="77777777" w:rsidR="00563E6F" w:rsidRPr="005157FA" w:rsidRDefault="00563E6F" w:rsidP="00563E6F">
            <w:pPr>
              <w:rPr>
                <w:rFonts w:ascii="Cormorant Infant" w:hAnsi="Cormorant Infant"/>
              </w:rPr>
            </w:pPr>
            <w:r w:rsidRPr="005157FA">
              <w:rPr>
                <w:rFonts w:ascii="Cormorant Infant" w:hAnsi="Cormorant Infant"/>
              </w:rPr>
              <w:tab/>
            </w:r>
            <w:r w:rsidR="008F783B" w:rsidRPr="005157FA">
              <w:rPr>
                <w:rFonts w:ascii="Cormorant Infant" w:hAnsi="Cormorant Infant"/>
              </w:rPr>
              <w:t>Item</w:t>
            </w:r>
            <w:r w:rsidRPr="005157FA">
              <w:rPr>
                <w:rFonts w:ascii="Cormorant Infant" w:hAnsi="Cormorant Infant"/>
              </w:rPr>
              <w:t xml:space="preserve"> add(</w:t>
            </w:r>
            <w:r w:rsidR="00790110" w:rsidRPr="005157FA">
              <w:rPr>
                <w:rFonts w:ascii="Cormorant Infant" w:hAnsi="Cormorant Infant"/>
              </w:rPr>
              <w:t>Integer</w:t>
            </w:r>
            <w:r w:rsidRPr="005157FA">
              <w:rPr>
                <w:rFonts w:ascii="Cormorant Infant" w:hAnsi="Cormorant Infant"/>
              </w:rPr>
              <w:t xml:space="preserve"> </w:t>
            </w:r>
            <w:r w:rsidR="00790110" w:rsidRPr="005157FA">
              <w:rPr>
                <w:rFonts w:ascii="Cormorant Infant" w:hAnsi="Cormorant Infant"/>
                <w:color w:val="6A3E3E"/>
              </w:rPr>
              <w:t>id</w:t>
            </w:r>
            <w:r w:rsidRPr="005157FA">
              <w:rPr>
                <w:rFonts w:ascii="Cormorant Infant" w:hAnsi="Cormorant Infant"/>
              </w:rPr>
              <w:t>);</w:t>
            </w:r>
          </w:p>
          <w:p w14:paraId="1D8C7AD7" w14:textId="77777777" w:rsidR="00563E6F" w:rsidRPr="005157FA" w:rsidRDefault="00563E6F" w:rsidP="00563E6F">
            <w:pPr>
              <w:rPr>
                <w:rFonts w:ascii="Cormorant Infant" w:hAnsi="Cormorant Infant"/>
              </w:rPr>
            </w:pPr>
            <w:r w:rsidRPr="005157FA">
              <w:rPr>
                <w:rFonts w:ascii="Cormorant Infant" w:hAnsi="Cormorant Infant"/>
              </w:rPr>
              <w:tab/>
            </w:r>
            <w:r w:rsidRPr="005157FA">
              <w:rPr>
                <w:rFonts w:ascii="Cormorant Infant" w:hAnsi="Cormorant Infant"/>
                <w:color w:val="3F5FBF"/>
              </w:rPr>
              <w:t>/**</w:t>
            </w:r>
          </w:p>
          <w:p w14:paraId="1D8C7AD8" w14:textId="77777777" w:rsidR="00563E6F" w:rsidRPr="005157FA" w:rsidRDefault="00563E6F" w:rsidP="00563E6F">
            <w:pPr>
              <w:rPr>
                <w:rFonts w:ascii="Cormorant Infant" w:hAnsi="Cormorant Infant"/>
              </w:rPr>
            </w:pPr>
            <w:r w:rsidRPr="005157FA">
              <w:rPr>
                <w:rFonts w:ascii="Cormorant Infant" w:hAnsi="Cormorant Infant"/>
                <w:color w:val="3F5FBF"/>
              </w:rPr>
              <w:tab/>
              <w:t xml:space="preserve"> * Xóa mặt hàng khỏi giỏ</w:t>
            </w:r>
          </w:p>
          <w:p w14:paraId="1D8C7AD9" w14:textId="77777777" w:rsidR="00563E6F" w:rsidRPr="005157FA" w:rsidRDefault="00563E6F" w:rsidP="00563E6F">
            <w:pPr>
              <w:rPr>
                <w:rFonts w:ascii="Cormorant Infant" w:hAnsi="Cormorant Infant"/>
              </w:rPr>
            </w:pPr>
            <w:r w:rsidRPr="005157FA">
              <w:rPr>
                <w:rFonts w:ascii="Cormorant Infant" w:hAnsi="Cormorant Infant"/>
                <w:color w:val="3F5FBF"/>
              </w:rPr>
              <w:tab/>
              <w:t xml:space="preserve"> * </w:t>
            </w:r>
            <w:r w:rsidRPr="005157FA">
              <w:rPr>
                <w:rFonts w:ascii="Cormorant Infant" w:hAnsi="Cormorant Infant"/>
                <w:b/>
                <w:bCs/>
                <w:color w:val="7F9FBF"/>
              </w:rPr>
              <w:t>@param</w:t>
            </w:r>
            <w:r w:rsidRPr="005157FA">
              <w:rPr>
                <w:rFonts w:ascii="Cormorant Infant" w:hAnsi="Cormorant Infant"/>
                <w:color w:val="3F5FBF"/>
              </w:rPr>
              <w:t xml:space="preserve"> id mã mặt hàng cần xóa</w:t>
            </w:r>
          </w:p>
          <w:p w14:paraId="1D8C7ADA" w14:textId="77777777" w:rsidR="00563E6F" w:rsidRPr="005157FA" w:rsidRDefault="00563E6F" w:rsidP="00563E6F">
            <w:pPr>
              <w:rPr>
                <w:rFonts w:ascii="Cormorant Infant" w:hAnsi="Cormorant Infant"/>
              </w:rPr>
            </w:pPr>
            <w:r w:rsidRPr="005157FA">
              <w:rPr>
                <w:rFonts w:ascii="Cormorant Infant" w:hAnsi="Cormorant Infant"/>
                <w:color w:val="3F5FBF"/>
              </w:rPr>
              <w:tab/>
              <w:t xml:space="preserve"> */</w:t>
            </w:r>
          </w:p>
          <w:p w14:paraId="1D8C7ADB" w14:textId="77777777" w:rsidR="00563E6F" w:rsidRPr="005157FA" w:rsidRDefault="00563E6F" w:rsidP="00563E6F">
            <w:pPr>
              <w:rPr>
                <w:rFonts w:ascii="Cormorant Infant" w:hAnsi="Cormorant Infant"/>
              </w:rPr>
            </w:pPr>
            <w:r w:rsidRPr="005157FA">
              <w:rPr>
                <w:rFonts w:ascii="Cormorant Infant" w:hAnsi="Cormorant Infant"/>
              </w:rPr>
              <w:tab/>
            </w:r>
            <w:r w:rsidRPr="005157FA">
              <w:rPr>
                <w:rFonts w:ascii="Cormorant Infant" w:hAnsi="Cormorant Infant"/>
                <w:b/>
                <w:bCs/>
                <w:color w:val="7F0055"/>
              </w:rPr>
              <w:t>void</w:t>
            </w:r>
            <w:r w:rsidRPr="005157FA">
              <w:rPr>
                <w:rFonts w:ascii="Cormorant Infant" w:hAnsi="Cormorant Infant"/>
              </w:rPr>
              <w:t xml:space="preserve"> remove(Integer </w:t>
            </w:r>
            <w:r w:rsidRPr="005157FA">
              <w:rPr>
                <w:rFonts w:ascii="Cormorant Infant" w:hAnsi="Cormorant Infant"/>
                <w:color w:val="6A3E3E"/>
              </w:rPr>
              <w:t>id</w:t>
            </w:r>
            <w:r w:rsidRPr="005157FA">
              <w:rPr>
                <w:rFonts w:ascii="Cormorant Infant" w:hAnsi="Cormorant Infant"/>
              </w:rPr>
              <w:t>);</w:t>
            </w:r>
          </w:p>
          <w:p w14:paraId="1D8C7ADC" w14:textId="77777777" w:rsidR="00563E6F" w:rsidRPr="005157FA" w:rsidRDefault="00563E6F" w:rsidP="00563E6F">
            <w:pPr>
              <w:rPr>
                <w:rFonts w:ascii="Cormorant Infant" w:hAnsi="Cormorant Infant"/>
              </w:rPr>
            </w:pPr>
            <w:r w:rsidRPr="005157FA">
              <w:rPr>
                <w:rFonts w:ascii="Cormorant Infant" w:hAnsi="Cormorant Infant"/>
              </w:rPr>
              <w:tab/>
            </w:r>
            <w:r w:rsidRPr="005157FA">
              <w:rPr>
                <w:rFonts w:ascii="Cormorant Infant" w:hAnsi="Cormorant Infant"/>
                <w:color w:val="3F5FBF"/>
              </w:rPr>
              <w:t>/**</w:t>
            </w:r>
          </w:p>
          <w:p w14:paraId="1D8C7ADD" w14:textId="77777777" w:rsidR="00563E6F" w:rsidRPr="005157FA" w:rsidRDefault="00563E6F" w:rsidP="00563E6F">
            <w:pPr>
              <w:rPr>
                <w:rFonts w:ascii="Cormorant Infant" w:hAnsi="Cormorant Infant"/>
              </w:rPr>
            </w:pPr>
            <w:r w:rsidRPr="005157FA">
              <w:rPr>
                <w:rFonts w:ascii="Cormorant Infant" w:hAnsi="Cormorant Infant"/>
                <w:color w:val="3F5FBF"/>
              </w:rPr>
              <w:tab/>
              <w:t xml:space="preserve"> * Thay đổi số lượng lên của mặt hàng trong giỏ</w:t>
            </w:r>
          </w:p>
          <w:p w14:paraId="1D8C7ADE" w14:textId="77777777" w:rsidR="00563E6F" w:rsidRPr="005157FA" w:rsidRDefault="00563E6F" w:rsidP="00563E6F">
            <w:pPr>
              <w:rPr>
                <w:rFonts w:ascii="Cormorant Infant" w:hAnsi="Cormorant Infant"/>
              </w:rPr>
            </w:pPr>
            <w:r w:rsidRPr="005157FA">
              <w:rPr>
                <w:rFonts w:ascii="Cormorant Infant" w:hAnsi="Cormorant Infant"/>
                <w:color w:val="3F5FBF"/>
              </w:rPr>
              <w:tab/>
              <w:t xml:space="preserve"> * </w:t>
            </w:r>
            <w:r w:rsidRPr="005157FA">
              <w:rPr>
                <w:rFonts w:ascii="Cormorant Infant" w:hAnsi="Cormorant Infant"/>
                <w:b/>
                <w:bCs/>
                <w:color w:val="7F9FBF"/>
              </w:rPr>
              <w:t>@param</w:t>
            </w:r>
            <w:r w:rsidRPr="005157FA">
              <w:rPr>
                <w:rFonts w:ascii="Cormorant Infant" w:hAnsi="Cormorant Infant"/>
                <w:color w:val="3F5FBF"/>
              </w:rPr>
              <w:t xml:space="preserve"> id mã mặt hàng</w:t>
            </w:r>
          </w:p>
          <w:p w14:paraId="1D8C7ADF" w14:textId="77777777" w:rsidR="00563E6F" w:rsidRPr="005157FA" w:rsidRDefault="00563E6F" w:rsidP="00563E6F">
            <w:pPr>
              <w:rPr>
                <w:rFonts w:ascii="Cormorant Infant" w:hAnsi="Cormorant Infant"/>
              </w:rPr>
            </w:pPr>
            <w:r w:rsidRPr="005157FA">
              <w:rPr>
                <w:rFonts w:ascii="Cormorant Infant" w:hAnsi="Cormorant Infant"/>
                <w:color w:val="3F5FBF"/>
              </w:rPr>
              <w:tab/>
              <w:t xml:space="preserve"> * </w:t>
            </w:r>
            <w:r w:rsidRPr="005157FA">
              <w:rPr>
                <w:rFonts w:ascii="Cormorant Infant" w:hAnsi="Cormorant Infant"/>
                <w:b/>
                <w:bCs/>
                <w:color w:val="7F9FBF"/>
              </w:rPr>
              <w:t>@param</w:t>
            </w:r>
            <w:r w:rsidRPr="005157FA">
              <w:rPr>
                <w:rFonts w:ascii="Cormorant Infant" w:hAnsi="Cormorant Infant"/>
                <w:color w:val="3F5FBF"/>
              </w:rPr>
              <w:t xml:space="preserve"> qty số lượng mới</w:t>
            </w:r>
          </w:p>
          <w:p w14:paraId="1D8C7AE0" w14:textId="77777777" w:rsidR="00563E6F" w:rsidRPr="005157FA" w:rsidRDefault="00563E6F" w:rsidP="00563E6F">
            <w:pPr>
              <w:rPr>
                <w:rFonts w:ascii="Cormorant Infant" w:hAnsi="Cormorant Infant"/>
              </w:rPr>
            </w:pPr>
            <w:r w:rsidRPr="005157FA">
              <w:rPr>
                <w:rFonts w:ascii="Cormorant Infant" w:hAnsi="Cormorant Infant"/>
                <w:color w:val="3F5FBF"/>
              </w:rPr>
              <w:tab/>
              <w:t xml:space="preserve"> * </w:t>
            </w:r>
            <w:r w:rsidRPr="005157FA">
              <w:rPr>
                <w:rFonts w:ascii="Cormorant Infant" w:hAnsi="Cormorant Infant"/>
                <w:b/>
                <w:bCs/>
                <w:color w:val="7F9FBF"/>
              </w:rPr>
              <w:t>@return</w:t>
            </w:r>
            <w:r w:rsidRPr="005157FA">
              <w:rPr>
                <w:rFonts w:ascii="Cormorant Infant" w:hAnsi="Cormorant Infant"/>
                <w:color w:val="3F5FBF"/>
              </w:rPr>
              <w:t xml:space="preserve"> mặt hàng đã được thay đổi số lượng</w:t>
            </w:r>
          </w:p>
          <w:p w14:paraId="1D8C7AE1" w14:textId="77777777" w:rsidR="00563E6F" w:rsidRPr="005157FA" w:rsidRDefault="00563E6F" w:rsidP="00563E6F">
            <w:pPr>
              <w:rPr>
                <w:rFonts w:ascii="Cormorant Infant" w:hAnsi="Cormorant Infant"/>
              </w:rPr>
            </w:pPr>
            <w:r w:rsidRPr="005157FA">
              <w:rPr>
                <w:rFonts w:ascii="Cormorant Infant" w:hAnsi="Cormorant Infant"/>
                <w:color w:val="3F5FBF"/>
              </w:rPr>
              <w:tab/>
              <w:t xml:space="preserve"> */</w:t>
            </w:r>
          </w:p>
          <w:p w14:paraId="1D8C7AE2" w14:textId="77777777" w:rsidR="00563E6F" w:rsidRPr="005157FA" w:rsidRDefault="00563E6F" w:rsidP="00563E6F">
            <w:pPr>
              <w:rPr>
                <w:rFonts w:ascii="Cormorant Infant" w:hAnsi="Cormorant Infant"/>
              </w:rPr>
            </w:pPr>
            <w:r w:rsidRPr="005157FA">
              <w:rPr>
                <w:rFonts w:ascii="Cormorant Infant" w:hAnsi="Cormorant Infant"/>
              </w:rPr>
              <w:tab/>
            </w:r>
            <w:r w:rsidR="008F783B" w:rsidRPr="005157FA">
              <w:rPr>
                <w:rFonts w:ascii="Cormorant Infant" w:hAnsi="Cormorant Infant"/>
              </w:rPr>
              <w:t>Item</w:t>
            </w:r>
            <w:r w:rsidRPr="005157FA">
              <w:rPr>
                <w:rFonts w:ascii="Cormorant Infant" w:hAnsi="Cormorant Infant"/>
              </w:rPr>
              <w:t xml:space="preserve"> update(Integer </w:t>
            </w:r>
            <w:r w:rsidRPr="005157FA">
              <w:rPr>
                <w:rFonts w:ascii="Cormorant Infant" w:hAnsi="Cormorant Infant"/>
                <w:color w:val="6A3E3E"/>
              </w:rPr>
              <w:t>id</w:t>
            </w:r>
            <w:r w:rsidRPr="005157FA">
              <w:rPr>
                <w:rFonts w:ascii="Cormorant Infant" w:hAnsi="Cormorant Infant"/>
              </w:rPr>
              <w:t xml:space="preserve">, </w:t>
            </w:r>
            <w:r w:rsidRPr="005157FA">
              <w:rPr>
                <w:rFonts w:ascii="Cormorant Infant" w:hAnsi="Cormorant Infant"/>
                <w:b/>
                <w:bCs/>
                <w:color w:val="7F0055"/>
              </w:rPr>
              <w:t>int</w:t>
            </w:r>
            <w:r w:rsidRPr="005157FA">
              <w:rPr>
                <w:rFonts w:ascii="Cormorant Infant" w:hAnsi="Cormorant Infant"/>
              </w:rPr>
              <w:t xml:space="preserve"> </w:t>
            </w:r>
            <w:r w:rsidRPr="005157FA">
              <w:rPr>
                <w:rFonts w:ascii="Cormorant Infant" w:hAnsi="Cormorant Infant"/>
                <w:color w:val="6A3E3E"/>
              </w:rPr>
              <w:t>qty</w:t>
            </w:r>
            <w:r w:rsidRPr="005157FA">
              <w:rPr>
                <w:rFonts w:ascii="Cormorant Infant" w:hAnsi="Cormorant Infant"/>
              </w:rPr>
              <w:t>);</w:t>
            </w:r>
          </w:p>
          <w:p w14:paraId="1D8C7AE3" w14:textId="77777777" w:rsidR="00563E6F" w:rsidRPr="005157FA" w:rsidRDefault="00563E6F" w:rsidP="00563E6F">
            <w:pPr>
              <w:rPr>
                <w:rFonts w:ascii="Cormorant Infant" w:hAnsi="Cormorant Infant"/>
              </w:rPr>
            </w:pPr>
            <w:r w:rsidRPr="005157FA">
              <w:rPr>
                <w:rFonts w:ascii="Cormorant Infant" w:hAnsi="Cormorant Infant"/>
              </w:rPr>
              <w:tab/>
            </w:r>
            <w:r w:rsidRPr="005157FA">
              <w:rPr>
                <w:rFonts w:ascii="Cormorant Infant" w:hAnsi="Cormorant Infant"/>
                <w:color w:val="3F5FBF"/>
              </w:rPr>
              <w:t>/**</w:t>
            </w:r>
          </w:p>
          <w:p w14:paraId="1D8C7AE4" w14:textId="77777777" w:rsidR="00563E6F" w:rsidRPr="005157FA" w:rsidRDefault="00563E6F" w:rsidP="00563E6F">
            <w:pPr>
              <w:rPr>
                <w:rFonts w:ascii="Cormorant Infant" w:hAnsi="Cormorant Infant"/>
              </w:rPr>
            </w:pPr>
            <w:r w:rsidRPr="005157FA">
              <w:rPr>
                <w:rFonts w:ascii="Cormorant Infant" w:hAnsi="Cormorant Infant"/>
                <w:color w:val="3F5FBF"/>
              </w:rPr>
              <w:tab/>
              <w:t xml:space="preserve"> * Xóa sạch các mặt hàng trong giỏ</w:t>
            </w:r>
          </w:p>
          <w:p w14:paraId="1D8C7AE5" w14:textId="77777777" w:rsidR="00563E6F" w:rsidRPr="005157FA" w:rsidRDefault="00563E6F" w:rsidP="00563E6F">
            <w:pPr>
              <w:rPr>
                <w:rFonts w:ascii="Cormorant Infant" w:hAnsi="Cormorant Infant"/>
              </w:rPr>
            </w:pPr>
            <w:r w:rsidRPr="005157FA">
              <w:rPr>
                <w:rFonts w:ascii="Cormorant Infant" w:hAnsi="Cormorant Infant"/>
                <w:color w:val="3F5FBF"/>
              </w:rPr>
              <w:tab/>
              <w:t xml:space="preserve"> */</w:t>
            </w:r>
          </w:p>
          <w:p w14:paraId="1D8C7AE6" w14:textId="77777777" w:rsidR="00563E6F" w:rsidRPr="005157FA" w:rsidRDefault="00563E6F" w:rsidP="00563E6F">
            <w:pPr>
              <w:rPr>
                <w:rFonts w:ascii="Cormorant Infant" w:hAnsi="Cormorant Infant"/>
              </w:rPr>
            </w:pPr>
            <w:r w:rsidRPr="005157FA">
              <w:rPr>
                <w:rFonts w:ascii="Cormorant Infant" w:hAnsi="Cormorant Infant"/>
              </w:rPr>
              <w:tab/>
            </w:r>
            <w:r w:rsidRPr="005157FA">
              <w:rPr>
                <w:rFonts w:ascii="Cormorant Infant" w:hAnsi="Cormorant Infant"/>
                <w:b/>
                <w:bCs/>
                <w:color w:val="7F0055"/>
              </w:rPr>
              <w:t>void</w:t>
            </w:r>
            <w:r w:rsidRPr="005157FA">
              <w:rPr>
                <w:rFonts w:ascii="Cormorant Infant" w:hAnsi="Cormorant Infant"/>
              </w:rPr>
              <w:t xml:space="preserve"> clear();</w:t>
            </w:r>
          </w:p>
          <w:p w14:paraId="1D8C7AE7" w14:textId="77777777" w:rsidR="00563E6F" w:rsidRPr="005157FA" w:rsidRDefault="00563E6F" w:rsidP="00563E6F">
            <w:pPr>
              <w:rPr>
                <w:rFonts w:ascii="Cormorant Infant" w:hAnsi="Cormorant Infant"/>
              </w:rPr>
            </w:pPr>
            <w:r w:rsidRPr="005157FA">
              <w:rPr>
                <w:rFonts w:ascii="Cormorant Infant" w:hAnsi="Cormorant Infant"/>
              </w:rPr>
              <w:tab/>
            </w:r>
            <w:r w:rsidRPr="005157FA">
              <w:rPr>
                <w:rFonts w:ascii="Cormorant Infant" w:hAnsi="Cormorant Infant"/>
                <w:color w:val="3F5FBF"/>
              </w:rPr>
              <w:t>/**</w:t>
            </w:r>
          </w:p>
          <w:p w14:paraId="1D8C7AE8" w14:textId="77777777" w:rsidR="00563E6F" w:rsidRPr="005157FA" w:rsidRDefault="00563E6F" w:rsidP="00563E6F">
            <w:pPr>
              <w:rPr>
                <w:rFonts w:ascii="Cormorant Infant" w:hAnsi="Cormorant Infant"/>
              </w:rPr>
            </w:pPr>
            <w:r w:rsidRPr="005157FA">
              <w:rPr>
                <w:rFonts w:ascii="Cormorant Infant" w:hAnsi="Cormorant Infant"/>
                <w:color w:val="3F5FBF"/>
              </w:rPr>
              <w:tab/>
              <w:t xml:space="preserve"> * Lấy tất cả các mặt hàng trong giỏ</w:t>
            </w:r>
          </w:p>
          <w:p w14:paraId="1D8C7AE9" w14:textId="77777777" w:rsidR="00563E6F" w:rsidRPr="005157FA" w:rsidRDefault="00563E6F" w:rsidP="00563E6F">
            <w:pPr>
              <w:rPr>
                <w:rFonts w:ascii="Cormorant Infant" w:hAnsi="Cormorant Infant"/>
              </w:rPr>
            </w:pPr>
            <w:r w:rsidRPr="005157FA">
              <w:rPr>
                <w:rFonts w:ascii="Cormorant Infant" w:hAnsi="Cormorant Infant"/>
                <w:color w:val="3F5FBF"/>
              </w:rPr>
              <w:tab/>
              <w:t xml:space="preserve"> */</w:t>
            </w:r>
          </w:p>
          <w:p w14:paraId="1D8C7AEA" w14:textId="77777777" w:rsidR="00563E6F" w:rsidRPr="005157FA" w:rsidRDefault="00563E6F" w:rsidP="00563E6F">
            <w:pPr>
              <w:rPr>
                <w:rFonts w:ascii="Cormorant Infant" w:hAnsi="Cormorant Infant"/>
              </w:rPr>
            </w:pPr>
            <w:r w:rsidRPr="005157FA">
              <w:rPr>
                <w:rFonts w:ascii="Cormorant Infant" w:hAnsi="Cormorant Infant"/>
              </w:rPr>
              <w:tab/>
              <w:t>Collection&lt;</w:t>
            </w:r>
            <w:r w:rsidR="008F783B" w:rsidRPr="005157FA">
              <w:rPr>
                <w:rFonts w:ascii="Cormorant Infant" w:hAnsi="Cormorant Infant"/>
              </w:rPr>
              <w:t>Item</w:t>
            </w:r>
            <w:r w:rsidRPr="005157FA">
              <w:rPr>
                <w:rFonts w:ascii="Cormorant Infant" w:hAnsi="Cormorant Infant"/>
              </w:rPr>
              <w:t>&gt; getItems();</w:t>
            </w:r>
          </w:p>
          <w:p w14:paraId="1D8C7AEB" w14:textId="77777777" w:rsidR="00563E6F" w:rsidRPr="005157FA" w:rsidRDefault="00563E6F" w:rsidP="00563E6F">
            <w:pPr>
              <w:rPr>
                <w:rFonts w:ascii="Cormorant Infant" w:hAnsi="Cormorant Infant"/>
              </w:rPr>
            </w:pPr>
            <w:r w:rsidRPr="005157FA">
              <w:rPr>
                <w:rFonts w:ascii="Cormorant Infant" w:hAnsi="Cormorant Infant"/>
              </w:rPr>
              <w:tab/>
            </w:r>
            <w:r w:rsidRPr="005157FA">
              <w:rPr>
                <w:rFonts w:ascii="Cormorant Infant" w:hAnsi="Cormorant Infant"/>
                <w:color w:val="3F5FBF"/>
              </w:rPr>
              <w:t>/**</w:t>
            </w:r>
          </w:p>
          <w:p w14:paraId="1D8C7AEC" w14:textId="77777777" w:rsidR="00563E6F" w:rsidRPr="005157FA" w:rsidRDefault="00563E6F" w:rsidP="00563E6F">
            <w:pPr>
              <w:rPr>
                <w:rFonts w:ascii="Cormorant Infant" w:hAnsi="Cormorant Infant"/>
              </w:rPr>
            </w:pPr>
            <w:r w:rsidRPr="005157FA">
              <w:rPr>
                <w:rFonts w:ascii="Cormorant Infant" w:hAnsi="Cormorant Infant"/>
                <w:color w:val="3F5FBF"/>
              </w:rPr>
              <w:tab/>
              <w:t xml:space="preserve"> * Lấy tổng số lượng các mặt hàng trong giỏ</w:t>
            </w:r>
          </w:p>
          <w:p w14:paraId="1D8C7AED" w14:textId="77777777" w:rsidR="00563E6F" w:rsidRPr="005157FA" w:rsidRDefault="00563E6F" w:rsidP="00563E6F">
            <w:pPr>
              <w:rPr>
                <w:rFonts w:ascii="Cormorant Infant" w:hAnsi="Cormorant Infant"/>
              </w:rPr>
            </w:pPr>
            <w:r w:rsidRPr="005157FA">
              <w:rPr>
                <w:rFonts w:ascii="Cormorant Infant" w:hAnsi="Cormorant Infant"/>
                <w:color w:val="3F5FBF"/>
              </w:rPr>
              <w:tab/>
              <w:t xml:space="preserve"> */</w:t>
            </w:r>
          </w:p>
          <w:p w14:paraId="1D8C7AEE" w14:textId="77777777" w:rsidR="00563E6F" w:rsidRPr="005157FA" w:rsidRDefault="00563E6F" w:rsidP="00563E6F">
            <w:pPr>
              <w:rPr>
                <w:rFonts w:ascii="Cormorant Infant" w:hAnsi="Cormorant Infant"/>
              </w:rPr>
            </w:pPr>
            <w:r w:rsidRPr="005157FA">
              <w:rPr>
                <w:rFonts w:ascii="Cormorant Infant" w:hAnsi="Cormorant Infant"/>
              </w:rPr>
              <w:tab/>
            </w:r>
            <w:r w:rsidRPr="005157FA">
              <w:rPr>
                <w:rFonts w:ascii="Cormorant Infant" w:hAnsi="Cormorant Infant"/>
                <w:b/>
                <w:bCs/>
                <w:color w:val="7F0055"/>
              </w:rPr>
              <w:t>int</w:t>
            </w:r>
            <w:r w:rsidRPr="005157FA">
              <w:rPr>
                <w:rFonts w:ascii="Cormorant Infant" w:hAnsi="Cormorant Infant"/>
              </w:rPr>
              <w:t xml:space="preserve"> getCount();</w:t>
            </w:r>
          </w:p>
          <w:p w14:paraId="1D8C7AEF" w14:textId="77777777" w:rsidR="00563E6F" w:rsidRPr="005157FA" w:rsidRDefault="00563E6F" w:rsidP="00563E6F">
            <w:pPr>
              <w:rPr>
                <w:rFonts w:ascii="Cormorant Infant" w:hAnsi="Cormorant Infant"/>
              </w:rPr>
            </w:pPr>
            <w:r w:rsidRPr="005157FA">
              <w:rPr>
                <w:rFonts w:ascii="Cormorant Infant" w:hAnsi="Cormorant Infant"/>
              </w:rPr>
              <w:tab/>
            </w:r>
            <w:r w:rsidRPr="005157FA">
              <w:rPr>
                <w:rFonts w:ascii="Cormorant Infant" w:hAnsi="Cormorant Infant"/>
                <w:color w:val="3F5FBF"/>
              </w:rPr>
              <w:t>/**</w:t>
            </w:r>
          </w:p>
          <w:p w14:paraId="1D8C7AF0" w14:textId="77777777" w:rsidR="00563E6F" w:rsidRPr="005157FA" w:rsidRDefault="00563E6F" w:rsidP="00563E6F">
            <w:pPr>
              <w:rPr>
                <w:rFonts w:ascii="Cormorant Infant" w:hAnsi="Cormorant Infant"/>
              </w:rPr>
            </w:pPr>
            <w:r w:rsidRPr="005157FA">
              <w:rPr>
                <w:rFonts w:ascii="Cormorant Infant" w:hAnsi="Cormorant Infant"/>
                <w:color w:val="3F5FBF"/>
              </w:rPr>
              <w:tab/>
              <w:t xml:space="preserve"> * Lấy tổng số tiền tất cả các mặt hàng trong giỏ</w:t>
            </w:r>
          </w:p>
          <w:p w14:paraId="1D8C7AF1" w14:textId="77777777" w:rsidR="00563E6F" w:rsidRPr="005157FA" w:rsidRDefault="00563E6F" w:rsidP="00563E6F">
            <w:pPr>
              <w:rPr>
                <w:rFonts w:ascii="Cormorant Infant" w:hAnsi="Cormorant Infant"/>
              </w:rPr>
            </w:pPr>
            <w:r w:rsidRPr="005157FA">
              <w:rPr>
                <w:rFonts w:ascii="Cormorant Infant" w:hAnsi="Cormorant Infant"/>
                <w:color w:val="3F5FBF"/>
              </w:rPr>
              <w:lastRenderedPageBreak/>
              <w:tab/>
              <w:t xml:space="preserve"> */</w:t>
            </w:r>
          </w:p>
          <w:p w14:paraId="1D8C7AF2" w14:textId="77777777" w:rsidR="00563E6F" w:rsidRPr="005157FA" w:rsidRDefault="00563E6F" w:rsidP="00563E6F">
            <w:pPr>
              <w:rPr>
                <w:rFonts w:ascii="Cormorant Infant" w:hAnsi="Cormorant Infant"/>
              </w:rPr>
            </w:pPr>
            <w:r w:rsidRPr="005157FA">
              <w:rPr>
                <w:rFonts w:ascii="Cormorant Infant" w:hAnsi="Cormorant Infant"/>
              </w:rPr>
              <w:tab/>
            </w:r>
            <w:r w:rsidRPr="005157FA">
              <w:rPr>
                <w:rFonts w:ascii="Cormorant Infant" w:hAnsi="Cormorant Infant"/>
                <w:b/>
                <w:bCs/>
                <w:color w:val="7F0055"/>
              </w:rPr>
              <w:t>double</w:t>
            </w:r>
            <w:r w:rsidRPr="005157FA">
              <w:rPr>
                <w:rFonts w:ascii="Cormorant Infant" w:hAnsi="Cormorant Infant"/>
              </w:rPr>
              <w:t xml:space="preserve"> getAmount();</w:t>
            </w:r>
          </w:p>
          <w:p w14:paraId="1D8C7AF3" w14:textId="77777777" w:rsidR="00563E6F" w:rsidRPr="005157FA" w:rsidRDefault="00563E6F" w:rsidP="00563E6F">
            <w:pPr>
              <w:rPr>
                <w:rFonts w:ascii="Cormorant Infant" w:hAnsi="Cormorant Infant"/>
              </w:rPr>
            </w:pPr>
            <w:r w:rsidRPr="005157FA">
              <w:rPr>
                <w:rFonts w:ascii="Cormorant Infant" w:hAnsi="Cormorant Infant"/>
              </w:rPr>
              <w:t>}</w:t>
            </w:r>
          </w:p>
        </w:tc>
      </w:tr>
    </w:tbl>
    <w:p w14:paraId="1D8C7AF5" w14:textId="77777777" w:rsidR="00BF324B" w:rsidRDefault="00BF324B" w:rsidP="00563E6F">
      <w:r>
        <w:lastRenderedPageBreak/>
        <w:t>Trong đó lớ</w:t>
      </w:r>
      <w:r w:rsidR="00586EB8">
        <w:t xml:space="preserve">p </w:t>
      </w:r>
      <w:r>
        <w:t xml:space="preserve">Item </w:t>
      </w:r>
      <w:r w:rsidR="00D67BA0">
        <w:t>mô tả thông tin của mặ</w:t>
      </w:r>
      <w:r w:rsidR="008F783B">
        <w:t>t hàng</w:t>
      </w:r>
      <w:r w:rsidR="00D67BA0">
        <w:t xml:space="preserve"> </w:t>
      </w:r>
      <w:r>
        <w:t>như sau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F324B" w:rsidRPr="005157FA" w14:paraId="1D8C7AFF" w14:textId="77777777" w:rsidTr="00BF324B">
        <w:tc>
          <w:tcPr>
            <w:tcW w:w="9350" w:type="dxa"/>
          </w:tcPr>
          <w:p w14:paraId="1D8C7AF6" w14:textId="77777777" w:rsidR="00BF324B" w:rsidRPr="005157FA" w:rsidRDefault="00BF324B" w:rsidP="00BF324B">
            <w:pPr>
              <w:rPr>
                <w:rFonts w:ascii="Cormorant Infant" w:hAnsi="Cormorant Infant"/>
              </w:rPr>
            </w:pPr>
            <w:r w:rsidRPr="005157FA">
              <w:rPr>
                <w:rFonts w:ascii="Cormorant Infant" w:hAnsi="Cormorant Infant"/>
              </w:rPr>
              <w:t>@Data</w:t>
            </w:r>
          </w:p>
          <w:p w14:paraId="1D8C7AF7" w14:textId="77777777" w:rsidR="00BF324B" w:rsidRPr="005157FA" w:rsidRDefault="00BF324B" w:rsidP="00BF324B">
            <w:pPr>
              <w:rPr>
                <w:rFonts w:ascii="Cormorant Infant" w:hAnsi="Cormorant Infant"/>
              </w:rPr>
            </w:pPr>
            <w:r w:rsidRPr="005157FA">
              <w:rPr>
                <w:rFonts w:ascii="Cormorant Infant" w:hAnsi="Cormorant Infant"/>
              </w:rPr>
              <w:t>@NoArgsConstructor</w:t>
            </w:r>
          </w:p>
          <w:p w14:paraId="1D8C7AF8" w14:textId="77777777" w:rsidR="00BF324B" w:rsidRPr="005157FA" w:rsidRDefault="00BF324B" w:rsidP="00BF324B">
            <w:pPr>
              <w:rPr>
                <w:rFonts w:ascii="Cormorant Infant" w:hAnsi="Cormorant Infant"/>
              </w:rPr>
            </w:pPr>
            <w:r w:rsidRPr="005157FA">
              <w:rPr>
                <w:rFonts w:ascii="Cormorant Infant" w:hAnsi="Cormorant Infant"/>
              </w:rPr>
              <w:t>@AllArgsConstructor</w:t>
            </w:r>
          </w:p>
          <w:p w14:paraId="1D8C7AF9" w14:textId="77777777" w:rsidR="00BF324B" w:rsidRPr="005157FA" w:rsidRDefault="00BF324B" w:rsidP="00BF324B">
            <w:pPr>
              <w:rPr>
                <w:rFonts w:ascii="Cormorant Infant" w:hAnsi="Cormorant Infant"/>
              </w:rPr>
            </w:pPr>
            <w:r w:rsidRPr="005157FA">
              <w:rPr>
                <w:rFonts w:ascii="Cormorant Infant" w:hAnsi="Cormorant Infant"/>
                <w:b/>
                <w:bCs/>
                <w:color w:val="7F0055"/>
              </w:rPr>
              <w:t>public</w:t>
            </w:r>
            <w:r w:rsidRPr="005157FA">
              <w:rPr>
                <w:rFonts w:ascii="Cormorant Infant" w:hAnsi="Cormorant Infant"/>
                <w:color w:val="000000"/>
              </w:rPr>
              <w:t xml:space="preserve"> </w:t>
            </w:r>
            <w:r w:rsidRPr="005157FA">
              <w:rPr>
                <w:rFonts w:ascii="Cormorant Infant" w:hAnsi="Cormorant Infant"/>
                <w:b/>
                <w:bCs/>
                <w:color w:val="7F0055"/>
              </w:rPr>
              <w:t>class</w:t>
            </w:r>
            <w:r w:rsidR="00AD0A59" w:rsidRPr="005157FA">
              <w:rPr>
                <w:rFonts w:ascii="Cormorant Infant" w:hAnsi="Cormorant Infant"/>
                <w:color w:val="000000"/>
              </w:rPr>
              <w:t xml:space="preserve"> </w:t>
            </w:r>
            <w:r w:rsidRPr="005157FA">
              <w:rPr>
                <w:rFonts w:ascii="Cormorant Infant" w:hAnsi="Cormorant Infant"/>
                <w:color w:val="000000"/>
              </w:rPr>
              <w:t>Item {</w:t>
            </w:r>
          </w:p>
          <w:p w14:paraId="1D8C7AFA" w14:textId="77777777" w:rsidR="00BF324B" w:rsidRPr="005157FA" w:rsidRDefault="00BF324B" w:rsidP="00BF324B">
            <w:pPr>
              <w:rPr>
                <w:rFonts w:ascii="Cormorant Infant" w:hAnsi="Cormorant Infant"/>
              </w:rPr>
            </w:pPr>
            <w:r w:rsidRPr="005157FA">
              <w:rPr>
                <w:rFonts w:ascii="Cormorant Infant" w:hAnsi="Cormorant Infant"/>
                <w:color w:val="000000"/>
              </w:rPr>
              <w:tab/>
              <w:t xml:space="preserve">Integer </w:t>
            </w:r>
            <w:r w:rsidRPr="005157FA">
              <w:rPr>
                <w:rFonts w:ascii="Cormorant Infant" w:hAnsi="Cormorant Infant"/>
                <w:color w:val="0000C0"/>
              </w:rPr>
              <w:t>id</w:t>
            </w:r>
            <w:r w:rsidRPr="005157FA">
              <w:rPr>
                <w:rFonts w:ascii="Cormorant Infant" w:hAnsi="Cormorant Infant"/>
                <w:color w:val="000000"/>
              </w:rPr>
              <w:t>;</w:t>
            </w:r>
          </w:p>
          <w:p w14:paraId="1D8C7AFB" w14:textId="77777777" w:rsidR="00BF324B" w:rsidRPr="005157FA" w:rsidRDefault="00BF324B" w:rsidP="00BF324B">
            <w:pPr>
              <w:rPr>
                <w:rFonts w:ascii="Cormorant Infant" w:hAnsi="Cormorant Infant"/>
              </w:rPr>
            </w:pPr>
            <w:r w:rsidRPr="005157FA">
              <w:rPr>
                <w:rFonts w:ascii="Cormorant Infant" w:hAnsi="Cormorant Infant"/>
                <w:color w:val="000000"/>
              </w:rPr>
              <w:tab/>
              <w:t xml:space="preserve">String </w:t>
            </w:r>
            <w:r w:rsidRPr="005157FA">
              <w:rPr>
                <w:rFonts w:ascii="Cormorant Infant" w:hAnsi="Cormorant Infant"/>
                <w:color w:val="0000C0"/>
              </w:rPr>
              <w:t>name</w:t>
            </w:r>
            <w:r w:rsidRPr="005157FA">
              <w:rPr>
                <w:rFonts w:ascii="Cormorant Infant" w:hAnsi="Cormorant Infant"/>
                <w:color w:val="000000"/>
              </w:rPr>
              <w:t>;</w:t>
            </w:r>
          </w:p>
          <w:p w14:paraId="1D8C7AFC" w14:textId="77777777" w:rsidR="00BF324B" w:rsidRPr="005157FA" w:rsidRDefault="00BF324B" w:rsidP="00BF324B">
            <w:pPr>
              <w:rPr>
                <w:rFonts w:ascii="Cormorant Infant" w:hAnsi="Cormorant Infant"/>
              </w:rPr>
            </w:pPr>
            <w:r w:rsidRPr="005157FA">
              <w:rPr>
                <w:rFonts w:ascii="Cormorant Infant" w:hAnsi="Cormorant Infant"/>
                <w:color w:val="000000"/>
              </w:rPr>
              <w:tab/>
            </w:r>
            <w:r w:rsidRPr="005157FA">
              <w:rPr>
                <w:rFonts w:ascii="Cormorant Infant" w:hAnsi="Cormorant Infant"/>
                <w:b/>
                <w:bCs/>
                <w:color w:val="7F0055"/>
              </w:rPr>
              <w:t>double</w:t>
            </w:r>
            <w:r w:rsidRPr="005157FA">
              <w:rPr>
                <w:rFonts w:ascii="Cormorant Infant" w:hAnsi="Cormorant Infant"/>
                <w:color w:val="000000"/>
              </w:rPr>
              <w:t xml:space="preserve"> </w:t>
            </w:r>
            <w:r w:rsidRPr="005157FA">
              <w:rPr>
                <w:rFonts w:ascii="Cormorant Infant" w:hAnsi="Cormorant Infant"/>
                <w:color w:val="0000C0"/>
              </w:rPr>
              <w:t>price</w:t>
            </w:r>
            <w:r w:rsidRPr="005157FA">
              <w:rPr>
                <w:rFonts w:ascii="Cormorant Infant" w:hAnsi="Cormorant Infant"/>
                <w:color w:val="000000"/>
              </w:rPr>
              <w:t>;</w:t>
            </w:r>
          </w:p>
          <w:p w14:paraId="1D8C7AFD" w14:textId="77777777" w:rsidR="00BF324B" w:rsidRPr="005157FA" w:rsidRDefault="00BF324B" w:rsidP="00BF324B">
            <w:pPr>
              <w:rPr>
                <w:rFonts w:ascii="Cormorant Infant" w:hAnsi="Cormorant Infant"/>
              </w:rPr>
            </w:pPr>
            <w:r w:rsidRPr="005157FA">
              <w:rPr>
                <w:rFonts w:ascii="Cormorant Infant" w:hAnsi="Cormorant Infant"/>
                <w:color w:val="000000"/>
              </w:rPr>
              <w:tab/>
            </w:r>
            <w:r w:rsidRPr="005157FA">
              <w:rPr>
                <w:rFonts w:ascii="Cormorant Infant" w:hAnsi="Cormorant Infant"/>
                <w:b/>
                <w:bCs/>
                <w:color w:val="7F0055"/>
              </w:rPr>
              <w:t>int</w:t>
            </w:r>
            <w:r w:rsidRPr="005157FA">
              <w:rPr>
                <w:rFonts w:ascii="Cormorant Infant" w:hAnsi="Cormorant Infant"/>
                <w:color w:val="000000"/>
              </w:rPr>
              <w:t xml:space="preserve"> </w:t>
            </w:r>
            <w:r w:rsidRPr="005157FA">
              <w:rPr>
                <w:rFonts w:ascii="Cormorant Infant" w:hAnsi="Cormorant Infant"/>
                <w:color w:val="0000C0"/>
              </w:rPr>
              <w:t>qty</w:t>
            </w:r>
            <w:r w:rsidRPr="005157FA">
              <w:rPr>
                <w:rFonts w:ascii="Cormorant Infant" w:hAnsi="Cormorant Infant"/>
                <w:color w:val="000000"/>
              </w:rPr>
              <w:t xml:space="preserve"> = 1;</w:t>
            </w:r>
          </w:p>
          <w:p w14:paraId="1D8C7AFE" w14:textId="77777777" w:rsidR="00BF324B" w:rsidRPr="005157FA" w:rsidRDefault="00BF324B" w:rsidP="00BF324B">
            <w:pPr>
              <w:rPr>
                <w:rFonts w:ascii="Cormorant Infant" w:hAnsi="Cormorant Infant"/>
              </w:rPr>
            </w:pPr>
            <w:r w:rsidRPr="005157FA">
              <w:rPr>
                <w:rFonts w:ascii="Cormorant Infant" w:hAnsi="Cormorant Infant"/>
                <w:color w:val="000000"/>
              </w:rPr>
              <w:t>}</w:t>
            </w:r>
          </w:p>
        </w:tc>
      </w:tr>
    </w:tbl>
    <w:p w14:paraId="1D8C7B00" w14:textId="77777777" w:rsidR="00563E6F" w:rsidRDefault="00BF324B" w:rsidP="00563E6F">
      <w:r>
        <w:t xml:space="preserve">Hãy tạo lớp </w:t>
      </w:r>
      <w:r w:rsidR="00D67BA0">
        <w:t xml:space="preserve">Spring Bean </w:t>
      </w:r>
      <w:r>
        <w:t xml:space="preserve">ShoppingCartServiceImpl và cài </w:t>
      </w:r>
      <w:r w:rsidR="00AA53D3">
        <w:t xml:space="preserve">đặt </w:t>
      </w:r>
      <w:r>
        <w:t xml:space="preserve">mã nguồn cho các phương thức thực hiện như </w:t>
      </w:r>
      <w:r w:rsidR="008A733E">
        <w:t xml:space="preserve">đã </w:t>
      </w:r>
      <w:r>
        <w:t>đặc tả trong interface ShoppingCartService.</w:t>
      </w:r>
    </w:p>
    <w:p w14:paraId="1D8C7B01" w14:textId="77777777" w:rsidR="00A20CCA" w:rsidRDefault="00A20CCA" w:rsidP="00563E6F">
      <w:r>
        <w:t>Hướng dẫn:</w:t>
      </w:r>
    </w:p>
    <w:p w14:paraId="1D8C7B02" w14:textId="77777777" w:rsidR="00A20CCA" w:rsidRDefault="00A20CCA" w:rsidP="00563E6F">
      <w:r>
        <w:t>Sử dụng @Service và @SessionScope để khai báo cho ShoppingCartServiceImpl để Spring Bean được tạo theo từng phiên làm việc.</w:t>
      </w:r>
    </w:p>
    <w:p w14:paraId="1D8C7B03" w14:textId="77777777" w:rsidR="00584265" w:rsidRDefault="00584265" w:rsidP="00563E6F">
      <w:r>
        <w:t>Có thể sử dụng List&lt;</w:t>
      </w:r>
      <w:r w:rsidR="008F783B">
        <w:t>Item</w:t>
      </w:r>
      <w:r>
        <w:t>&gt; hoặc Map&lt;Integer, Item&gt; để chứa các mặt hàng đã chọn. Nếu dùng map thì việc truy xuất và kiểm tra sự tồn tại của một mặt hàng trong giỏ sẽ thuận tiện hơn.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84265" w:rsidRPr="005157FA" w14:paraId="1D8C7B2D" w14:textId="77777777" w:rsidTr="00584265">
        <w:tc>
          <w:tcPr>
            <w:tcW w:w="9350" w:type="dxa"/>
          </w:tcPr>
          <w:p w14:paraId="1D8C7B04" w14:textId="77777777" w:rsidR="00584265" w:rsidRPr="005157FA" w:rsidRDefault="00584265" w:rsidP="00584265">
            <w:pPr>
              <w:rPr>
                <w:rFonts w:ascii="Cormorant Infant" w:hAnsi="Cormorant Infant"/>
              </w:rPr>
            </w:pPr>
            <w:r w:rsidRPr="005157FA">
              <w:rPr>
                <w:rFonts w:ascii="Cormorant Infant" w:hAnsi="Cormorant Infant"/>
              </w:rPr>
              <w:t>@SessionScope</w:t>
            </w:r>
          </w:p>
          <w:p w14:paraId="1D8C7B05" w14:textId="77777777" w:rsidR="00584265" w:rsidRPr="005157FA" w:rsidRDefault="00584265" w:rsidP="00584265">
            <w:pPr>
              <w:rPr>
                <w:rFonts w:ascii="Cormorant Infant" w:hAnsi="Cormorant Infant"/>
              </w:rPr>
            </w:pPr>
            <w:r w:rsidRPr="005157FA">
              <w:rPr>
                <w:rFonts w:ascii="Cormorant Infant" w:hAnsi="Cormorant Infant"/>
              </w:rPr>
              <w:t>@Service</w:t>
            </w:r>
          </w:p>
          <w:p w14:paraId="1D8C7B06" w14:textId="77777777" w:rsidR="00584265" w:rsidRPr="005157FA" w:rsidRDefault="00584265" w:rsidP="00584265">
            <w:pPr>
              <w:rPr>
                <w:rFonts w:ascii="Cormorant Infant" w:hAnsi="Cormorant Infant"/>
              </w:rPr>
            </w:pPr>
            <w:r w:rsidRPr="005157FA">
              <w:rPr>
                <w:rFonts w:ascii="Cormorant Infant" w:hAnsi="Cormorant Infant"/>
                <w:b/>
                <w:bCs/>
                <w:color w:val="7F0055"/>
              </w:rPr>
              <w:t>public</w:t>
            </w:r>
            <w:r w:rsidRPr="005157FA">
              <w:rPr>
                <w:rFonts w:ascii="Cormorant Infant" w:hAnsi="Cormorant Infant"/>
                <w:color w:val="000000"/>
              </w:rPr>
              <w:t xml:space="preserve"> </w:t>
            </w:r>
            <w:r w:rsidRPr="005157FA">
              <w:rPr>
                <w:rFonts w:ascii="Cormorant Infant" w:hAnsi="Cormorant Infant"/>
                <w:b/>
                <w:bCs/>
                <w:color w:val="7F0055"/>
              </w:rPr>
              <w:t>class</w:t>
            </w:r>
            <w:r w:rsidRPr="005157FA">
              <w:rPr>
                <w:rFonts w:ascii="Cormorant Infant" w:hAnsi="Cormorant Infant"/>
                <w:color w:val="000000"/>
              </w:rPr>
              <w:t xml:space="preserve"> ShoppingCartServiceImpl </w:t>
            </w:r>
            <w:r w:rsidRPr="005157FA">
              <w:rPr>
                <w:rFonts w:ascii="Cormorant Infant" w:hAnsi="Cormorant Infant"/>
                <w:b/>
                <w:bCs/>
                <w:color w:val="7F0055"/>
              </w:rPr>
              <w:t>implements</w:t>
            </w:r>
            <w:r w:rsidRPr="005157FA">
              <w:rPr>
                <w:rFonts w:ascii="Cormorant Infant" w:hAnsi="Cormorant Infant"/>
                <w:color w:val="000000"/>
              </w:rPr>
              <w:t xml:space="preserve"> ShoppingCartService{</w:t>
            </w:r>
          </w:p>
          <w:p w14:paraId="1D8C7B07" w14:textId="77777777" w:rsidR="00584265" w:rsidRPr="005157FA" w:rsidRDefault="00584265" w:rsidP="00584265">
            <w:pPr>
              <w:rPr>
                <w:rFonts w:ascii="Cormorant Infant" w:hAnsi="Cormorant Infant"/>
              </w:rPr>
            </w:pPr>
            <w:r w:rsidRPr="005157FA">
              <w:rPr>
                <w:rFonts w:ascii="Cormorant Infant" w:hAnsi="Cormorant Infant"/>
                <w:color w:val="000000"/>
              </w:rPr>
              <w:tab/>
            </w:r>
            <w:r w:rsidRPr="005157FA">
              <w:rPr>
                <w:rFonts w:ascii="Cormorant Infant" w:hAnsi="Cormorant Infant"/>
                <w:color w:val="000000"/>
                <w:highlight w:val="yellow"/>
              </w:rPr>
              <w:t xml:space="preserve">Map&lt;Integer, </w:t>
            </w:r>
            <w:r w:rsidR="008F783B" w:rsidRPr="005157FA">
              <w:rPr>
                <w:rFonts w:ascii="Cormorant Infant" w:hAnsi="Cormorant Infant"/>
                <w:color w:val="000000"/>
                <w:highlight w:val="yellow"/>
              </w:rPr>
              <w:t>Item</w:t>
            </w:r>
            <w:r w:rsidRPr="005157FA">
              <w:rPr>
                <w:rFonts w:ascii="Cormorant Infant" w:hAnsi="Cormorant Infant"/>
                <w:color w:val="000000"/>
                <w:highlight w:val="yellow"/>
              </w:rPr>
              <w:t xml:space="preserve">&gt; </w:t>
            </w:r>
            <w:r w:rsidRPr="005157FA">
              <w:rPr>
                <w:rFonts w:ascii="Cormorant Infant" w:hAnsi="Cormorant Infant"/>
                <w:color w:val="0000C0"/>
                <w:highlight w:val="yellow"/>
              </w:rPr>
              <w:t>map</w:t>
            </w:r>
            <w:r w:rsidRPr="005157FA">
              <w:rPr>
                <w:rFonts w:ascii="Cormorant Infant" w:hAnsi="Cormorant Infant"/>
                <w:color w:val="000000"/>
                <w:highlight w:val="yellow"/>
              </w:rPr>
              <w:t xml:space="preserve"> = </w:t>
            </w:r>
            <w:r w:rsidRPr="005157FA">
              <w:rPr>
                <w:rFonts w:ascii="Cormorant Infant" w:hAnsi="Cormorant Infant"/>
                <w:b/>
                <w:bCs/>
                <w:color w:val="7F0055"/>
                <w:highlight w:val="yellow"/>
              </w:rPr>
              <w:t>new</w:t>
            </w:r>
            <w:r w:rsidRPr="005157FA">
              <w:rPr>
                <w:rFonts w:ascii="Cormorant Infant" w:hAnsi="Cormorant Infant"/>
                <w:color w:val="000000"/>
                <w:highlight w:val="yellow"/>
              </w:rPr>
              <w:t xml:space="preserve"> HashMap&lt;&gt;();</w:t>
            </w:r>
          </w:p>
          <w:p w14:paraId="1D8C7B08" w14:textId="77777777" w:rsidR="00584265" w:rsidRPr="005157FA" w:rsidRDefault="00584265" w:rsidP="00584265">
            <w:pPr>
              <w:rPr>
                <w:rFonts w:ascii="Cormorant Infant" w:hAnsi="Cormorant Infant"/>
              </w:rPr>
            </w:pPr>
            <w:r w:rsidRPr="005157FA">
              <w:rPr>
                <w:rFonts w:ascii="Cormorant Infant" w:hAnsi="Cormorant Infant"/>
                <w:color w:val="000000"/>
              </w:rPr>
              <w:tab/>
            </w:r>
            <w:r w:rsidRPr="005157FA">
              <w:rPr>
                <w:rFonts w:ascii="Cormorant Infant" w:hAnsi="Cormorant Infant"/>
              </w:rPr>
              <w:t>@Override</w:t>
            </w:r>
          </w:p>
          <w:p w14:paraId="1D8C7B09" w14:textId="77777777" w:rsidR="00584265" w:rsidRPr="005157FA" w:rsidRDefault="00584265" w:rsidP="00584265">
            <w:pPr>
              <w:rPr>
                <w:rFonts w:ascii="Cormorant Infant" w:hAnsi="Cormorant Infant"/>
              </w:rPr>
            </w:pPr>
            <w:r w:rsidRPr="005157FA">
              <w:rPr>
                <w:rFonts w:ascii="Cormorant Infant" w:hAnsi="Cormorant Infant"/>
                <w:color w:val="000000"/>
              </w:rPr>
              <w:tab/>
            </w:r>
            <w:r w:rsidRPr="005157FA">
              <w:rPr>
                <w:rFonts w:ascii="Cormorant Infant" w:hAnsi="Cormorant Infant"/>
                <w:b/>
                <w:bCs/>
                <w:color w:val="7F0055"/>
              </w:rPr>
              <w:t>public</w:t>
            </w:r>
            <w:r w:rsidRPr="005157FA">
              <w:rPr>
                <w:rFonts w:ascii="Cormorant Infant" w:hAnsi="Cormorant Infant"/>
                <w:color w:val="000000"/>
              </w:rPr>
              <w:t xml:space="preserve"> </w:t>
            </w:r>
            <w:r w:rsidR="008F783B" w:rsidRPr="005157FA">
              <w:rPr>
                <w:rFonts w:ascii="Cormorant Infant" w:hAnsi="Cormorant Infant"/>
                <w:color w:val="000000"/>
              </w:rPr>
              <w:t>Item</w:t>
            </w:r>
            <w:r w:rsidRPr="005157FA">
              <w:rPr>
                <w:rFonts w:ascii="Cormorant Infant" w:hAnsi="Cormorant Infant"/>
                <w:color w:val="000000"/>
              </w:rPr>
              <w:t xml:space="preserve"> add(</w:t>
            </w:r>
            <w:r w:rsidR="008F783B" w:rsidRPr="005157FA">
              <w:rPr>
                <w:rFonts w:ascii="Cormorant Infant" w:hAnsi="Cormorant Infant"/>
                <w:color w:val="000000"/>
              </w:rPr>
              <w:t>Integer</w:t>
            </w:r>
            <w:r w:rsidR="008E7712" w:rsidRPr="005157FA">
              <w:rPr>
                <w:rFonts w:ascii="Cormorant Infant" w:hAnsi="Cormorant Infant"/>
                <w:color w:val="000000"/>
              </w:rPr>
              <w:t xml:space="preserve"> id</w:t>
            </w:r>
            <w:r w:rsidRPr="005157FA">
              <w:rPr>
                <w:rFonts w:ascii="Cormorant Infant" w:hAnsi="Cormorant Infant"/>
                <w:color w:val="000000"/>
              </w:rPr>
              <w:t>) {</w:t>
            </w:r>
          </w:p>
          <w:p w14:paraId="1D8C7B0A" w14:textId="77777777" w:rsidR="00584265" w:rsidRPr="005157FA" w:rsidRDefault="00584265" w:rsidP="00584265">
            <w:pPr>
              <w:rPr>
                <w:rFonts w:ascii="Cormorant Infant" w:hAnsi="Cormorant Infant"/>
              </w:rPr>
            </w:pPr>
            <w:r w:rsidRPr="005157FA">
              <w:rPr>
                <w:rFonts w:ascii="Cormorant Infant" w:hAnsi="Cormorant Infant"/>
                <w:color w:val="000000"/>
              </w:rPr>
              <w:tab/>
            </w:r>
            <w:r w:rsidRPr="005157FA">
              <w:rPr>
                <w:rFonts w:ascii="Cormorant Infant" w:hAnsi="Cormorant Infant"/>
                <w:color w:val="000000"/>
              </w:rPr>
              <w:tab/>
            </w:r>
            <w:r w:rsidRPr="005157FA">
              <w:rPr>
                <w:rFonts w:ascii="Cormorant Infant" w:hAnsi="Cormorant Infant"/>
                <w:color w:val="3F7F5F"/>
              </w:rPr>
              <w:t xml:space="preserve">// </w:t>
            </w:r>
            <w:r w:rsidRPr="005157FA">
              <w:rPr>
                <w:rFonts w:ascii="Cormorant Infant" w:hAnsi="Cormorant Infant"/>
                <w:b/>
                <w:bCs/>
                <w:color w:val="7F9FBF"/>
              </w:rPr>
              <w:t>TODO</w:t>
            </w:r>
            <w:r w:rsidRPr="005157FA">
              <w:rPr>
                <w:rFonts w:ascii="Cormorant Infant" w:hAnsi="Cormorant Infant"/>
                <w:color w:val="3F7F5F"/>
              </w:rPr>
              <w:t xml:space="preserve"> Auto-generated method stub</w:t>
            </w:r>
          </w:p>
          <w:p w14:paraId="1D8C7B0B" w14:textId="77777777" w:rsidR="00584265" w:rsidRPr="005157FA" w:rsidRDefault="00584265" w:rsidP="00584265">
            <w:pPr>
              <w:rPr>
                <w:rFonts w:ascii="Cormorant Infant" w:hAnsi="Cormorant Infant"/>
              </w:rPr>
            </w:pPr>
            <w:r w:rsidRPr="005157FA">
              <w:rPr>
                <w:rFonts w:ascii="Cormorant Infant" w:hAnsi="Cormorant Infant"/>
                <w:color w:val="000000"/>
              </w:rPr>
              <w:tab/>
            </w:r>
            <w:r w:rsidRPr="005157FA">
              <w:rPr>
                <w:rFonts w:ascii="Cormorant Infant" w:hAnsi="Cormorant Infant"/>
                <w:color w:val="000000"/>
              </w:rPr>
              <w:tab/>
            </w:r>
            <w:r w:rsidRPr="005157FA">
              <w:rPr>
                <w:rFonts w:ascii="Cormorant Infant" w:hAnsi="Cormorant Infant"/>
                <w:b/>
                <w:bCs/>
                <w:color w:val="7F0055"/>
              </w:rPr>
              <w:t>return</w:t>
            </w:r>
            <w:r w:rsidRPr="005157FA">
              <w:rPr>
                <w:rFonts w:ascii="Cormorant Infant" w:hAnsi="Cormorant Infant"/>
                <w:color w:val="000000"/>
              </w:rPr>
              <w:t xml:space="preserve"> </w:t>
            </w:r>
            <w:r w:rsidRPr="005157FA">
              <w:rPr>
                <w:rFonts w:ascii="Cormorant Infant" w:hAnsi="Cormorant Infant"/>
                <w:b/>
                <w:bCs/>
                <w:color w:val="7F0055"/>
              </w:rPr>
              <w:t>null</w:t>
            </w:r>
            <w:r w:rsidRPr="005157FA">
              <w:rPr>
                <w:rFonts w:ascii="Cormorant Infant" w:hAnsi="Cormorant Infant"/>
                <w:color w:val="000000"/>
              </w:rPr>
              <w:t>;</w:t>
            </w:r>
          </w:p>
          <w:p w14:paraId="1D8C7B0C" w14:textId="77777777" w:rsidR="00584265" w:rsidRPr="005157FA" w:rsidRDefault="00584265" w:rsidP="00584265">
            <w:pPr>
              <w:rPr>
                <w:rFonts w:ascii="Cormorant Infant" w:hAnsi="Cormorant Infant"/>
              </w:rPr>
            </w:pPr>
            <w:r w:rsidRPr="005157FA">
              <w:rPr>
                <w:rFonts w:ascii="Cormorant Infant" w:hAnsi="Cormorant Infant"/>
                <w:color w:val="000000"/>
              </w:rPr>
              <w:tab/>
              <w:t>}</w:t>
            </w:r>
          </w:p>
          <w:p w14:paraId="1D8C7B0D" w14:textId="77777777" w:rsidR="00584265" w:rsidRPr="005157FA" w:rsidRDefault="00584265" w:rsidP="00584265">
            <w:pPr>
              <w:rPr>
                <w:rFonts w:ascii="Cormorant Infant" w:hAnsi="Cormorant Infant"/>
              </w:rPr>
            </w:pPr>
            <w:r w:rsidRPr="005157FA">
              <w:rPr>
                <w:rFonts w:ascii="Cormorant Infant" w:hAnsi="Cormorant Infant"/>
                <w:color w:val="000000"/>
              </w:rPr>
              <w:tab/>
            </w:r>
            <w:r w:rsidRPr="005157FA">
              <w:rPr>
                <w:rFonts w:ascii="Cormorant Infant" w:hAnsi="Cormorant Infant"/>
              </w:rPr>
              <w:t>@Override</w:t>
            </w:r>
          </w:p>
          <w:p w14:paraId="1D8C7B0E" w14:textId="77777777" w:rsidR="00584265" w:rsidRPr="005157FA" w:rsidRDefault="00584265" w:rsidP="00584265">
            <w:pPr>
              <w:rPr>
                <w:rFonts w:ascii="Cormorant Infant" w:hAnsi="Cormorant Infant"/>
              </w:rPr>
            </w:pPr>
            <w:r w:rsidRPr="005157FA">
              <w:rPr>
                <w:rFonts w:ascii="Cormorant Infant" w:hAnsi="Cormorant Infant"/>
                <w:color w:val="000000"/>
              </w:rPr>
              <w:tab/>
            </w:r>
            <w:r w:rsidRPr="005157FA">
              <w:rPr>
                <w:rFonts w:ascii="Cormorant Infant" w:hAnsi="Cormorant Infant"/>
                <w:b/>
                <w:bCs/>
                <w:color w:val="7F0055"/>
              </w:rPr>
              <w:t>public</w:t>
            </w:r>
            <w:r w:rsidRPr="005157FA">
              <w:rPr>
                <w:rFonts w:ascii="Cormorant Infant" w:hAnsi="Cormorant Infant"/>
                <w:color w:val="000000"/>
              </w:rPr>
              <w:t xml:space="preserve"> </w:t>
            </w:r>
            <w:r w:rsidRPr="005157FA">
              <w:rPr>
                <w:rFonts w:ascii="Cormorant Infant" w:hAnsi="Cormorant Infant"/>
                <w:b/>
                <w:bCs/>
                <w:color w:val="7F0055"/>
              </w:rPr>
              <w:t>void</w:t>
            </w:r>
            <w:r w:rsidRPr="005157FA">
              <w:rPr>
                <w:rFonts w:ascii="Cormorant Infant" w:hAnsi="Cormorant Infant"/>
                <w:color w:val="000000"/>
              </w:rPr>
              <w:t xml:space="preserve"> remove(Integer </w:t>
            </w:r>
            <w:r w:rsidRPr="005157FA">
              <w:rPr>
                <w:rFonts w:ascii="Cormorant Infant" w:hAnsi="Cormorant Infant"/>
                <w:color w:val="6A3E3E"/>
              </w:rPr>
              <w:t>id</w:t>
            </w:r>
            <w:r w:rsidRPr="005157FA">
              <w:rPr>
                <w:rFonts w:ascii="Cormorant Infant" w:hAnsi="Cormorant Infant"/>
                <w:color w:val="000000"/>
              </w:rPr>
              <w:t>) {</w:t>
            </w:r>
          </w:p>
          <w:p w14:paraId="1D8C7B0F" w14:textId="77777777" w:rsidR="00584265" w:rsidRPr="005157FA" w:rsidRDefault="00584265" w:rsidP="00584265">
            <w:pPr>
              <w:rPr>
                <w:rFonts w:ascii="Cormorant Infant" w:hAnsi="Cormorant Infant"/>
              </w:rPr>
            </w:pPr>
            <w:r w:rsidRPr="005157FA">
              <w:rPr>
                <w:rFonts w:ascii="Cormorant Infant" w:hAnsi="Cormorant Infant"/>
                <w:color w:val="000000"/>
              </w:rPr>
              <w:tab/>
            </w:r>
            <w:r w:rsidRPr="005157FA">
              <w:rPr>
                <w:rFonts w:ascii="Cormorant Infant" w:hAnsi="Cormorant Infant"/>
                <w:color w:val="000000"/>
              </w:rPr>
              <w:tab/>
            </w:r>
            <w:r w:rsidRPr="005157FA">
              <w:rPr>
                <w:rFonts w:ascii="Cormorant Infant" w:hAnsi="Cormorant Infant"/>
                <w:color w:val="3F7F5F"/>
              </w:rPr>
              <w:t xml:space="preserve">// </w:t>
            </w:r>
            <w:r w:rsidRPr="005157FA">
              <w:rPr>
                <w:rFonts w:ascii="Cormorant Infant" w:hAnsi="Cormorant Infant"/>
                <w:b/>
                <w:bCs/>
                <w:color w:val="7F9FBF"/>
              </w:rPr>
              <w:t>TODO</w:t>
            </w:r>
            <w:r w:rsidRPr="005157FA">
              <w:rPr>
                <w:rFonts w:ascii="Cormorant Infant" w:hAnsi="Cormorant Infant"/>
                <w:color w:val="3F7F5F"/>
              </w:rPr>
              <w:t xml:space="preserve"> Auto-generated method stub</w:t>
            </w:r>
          </w:p>
          <w:p w14:paraId="1D8C7B10" w14:textId="77777777" w:rsidR="00584265" w:rsidRPr="005157FA" w:rsidRDefault="00584265" w:rsidP="00584265">
            <w:pPr>
              <w:rPr>
                <w:rFonts w:ascii="Cormorant Infant" w:hAnsi="Cormorant Infant"/>
              </w:rPr>
            </w:pPr>
            <w:r w:rsidRPr="005157FA">
              <w:rPr>
                <w:rFonts w:ascii="Cormorant Infant" w:hAnsi="Cormorant Infant"/>
                <w:color w:val="000000"/>
              </w:rPr>
              <w:lastRenderedPageBreak/>
              <w:tab/>
            </w:r>
            <w:r w:rsidRPr="005157FA">
              <w:rPr>
                <w:rFonts w:ascii="Cormorant Infant" w:hAnsi="Cormorant Infant"/>
                <w:color w:val="000000"/>
              </w:rPr>
              <w:tab/>
            </w:r>
          </w:p>
          <w:p w14:paraId="1D8C7B11" w14:textId="77777777" w:rsidR="00584265" w:rsidRPr="005157FA" w:rsidRDefault="00584265" w:rsidP="00584265">
            <w:pPr>
              <w:rPr>
                <w:rFonts w:ascii="Cormorant Infant" w:hAnsi="Cormorant Infant"/>
              </w:rPr>
            </w:pPr>
            <w:r w:rsidRPr="005157FA">
              <w:rPr>
                <w:rFonts w:ascii="Cormorant Infant" w:hAnsi="Cormorant Infant"/>
                <w:color w:val="000000"/>
              </w:rPr>
              <w:tab/>
              <w:t>}</w:t>
            </w:r>
          </w:p>
          <w:p w14:paraId="1D8C7B12" w14:textId="77777777" w:rsidR="00584265" w:rsidRPr="005157FA" w:rsidRDefault="00584265" w:rsidP="00584265">
            <w:pPr>
              <w:rPr>
                <w:rFonts w:ascii="Cormorant Infant" w:hAnsi="Cormorant Infant"/>
              </w:rPr>
            </w:pPr>
            <w:r w:rsidRPr="005157FA">
              <w:rPr>
                <w:rFonts w:ascii="Cormorant Infant" w:hAnsi="Cormorant Infant"/>
                <w:color w:val="000000"/>
              </w:rPr>
              <w:tab/>
            </w:r>
            <w:r w:rsidRPr="005157FA">
              <w:rPr>
                <w:rFonts w:ascii="Cormorant Infant" w:hAnsi="Cormorant Infant"/>
              </w:rPr>
              <w:t>@Override</w:t>
            </w:r>
          </w:p>
          <w:p w14:paraId="1D8C7B13" w14:textId="77777777" w:rsidR="00584265" w:rsidRPr="005157FA" w:rsidRDefault="00584265" w:rsidP="00584265">
            <w:pPr>
              <w:rPr>
                <w:rFonts w:ascii="Cormorant Infant" w:hAnsi="Cormorant Infant"/>
              </w:rPr>
            </w:pPr>
            <w:r w:rsidRPr="005157FA">
              <w:rPr>
                <w:rFonts w:ascii="Cormorant Infant" w:hAnsi="Cormorant Infant"/>
                <w:color w:val="000000"/>
              </w:rPr>
              <w:tab/>
            </w:r>
            <w:r w:rsidRPr="005157FA">
              <w:rPr>
                <w:rFonts w:ascii="Cormorant Infant" w:hAnsi="Cormorant Infant"/>
                <w:b/>
                <w:bCs/>
                <w:color w:val="7F0055"/>
              </w:rPr>
              <w:t>public</w:t>
            </w:r>
            <w:r w:rsidRPr="005157FA">
              <w:rPr>
                <w:rFonts w:ascii="Cormorant Infant" w:hAnsi="Cormorant Infant"/>
                <w:color w:val="000000"/>
              </w:rPr>
              <w:t xml:space="preserve"> </w:t>
            </w:r>
            <w:r w:rsidR="008F783B" w:rsidRPr="005157FA">
              <w:rPr>
                <w:rFonts w:ascii="Cormorant Infant" w:hAnsi="Cormorant Infant"/>
                <w:color w:val="000000"/>
              </w:rPr>
              <w:t>Item</w:t>
            </w:r>
            <w:r w:rsidRPr="005157FA">
              <w:rPr>
                <w:rFonts w:ascii="Cormorant Infant" w:hAnsi="Cormorant Infant"/>
                <w:color w:val="000000"/>
              </w:rPr>
              <w:t xml:space="preserve"> update(Integer </w:t>
            </w:r>
            <w:r w:rsidRPr="005157FA">
              <w:rPr>
                <w:rFonts w:ascii="Cormorant Infant" w:hAnsi="Cormorant Infant"/>
                <w:color w:val="6A3E3E"/>
              </w:rPr>
              <w:t>id</w:t>
            </w:r>
            <w:r w:rsidRPr="005157FA">
              <w:rPr>
                <w:rFonts w:ascii="Cormorant Infant" w:hAnsi="Cormorant Infant"/>
                <w:color w:val="000000"/>
              </w:rPr>
              <w:t xml:space="preserve">, </w:t>
            </w:r>
            <w:r w:rsidRPr="005157FA">
              <w:rPr>
                <w:rFonts w:ascii="Cormorant Infant" w:hAnsi="Cormorant Infant"/>
                <w:b/>
                <w:bCs/>
                <w:color w:val="7F0055"/>
              </w:rPr>
              <w:t>int</w:t>
            </w:r>
            <w:r w:rsidRPr="005157FA">
              <w:rPr>
                <w:rFonts w:ascii="Cormorant Infant" w:hAnsi="Cormorant Infant"/>
                <w:color w:val="000000"/>
              </w:rPr>
              <w:t xml:space="preserve"> </w:t>
            </w:r>
            <w:r w:rsidRPr="005157FA">
              <w:rPr>
                <w:rFonts w:ascii="Cormorant Infant" w:hAnsi="Cormorant Infant"/>
                <w:color w:val="6A3E3E"/>
              </w:rPr>
              <w:t>qty</w:t>
            </w:r>
            <w:r w:rsidRPr="005157FA">
              <w:rPr>
                <w:rFonts w:ascii="Cormorant Infant" w:hAnsi="Cormorant Infant"/>
                <w:color w:val="000000"/>
              </w:rPr>
              <w:t>) {</w:t>
            </w:r>
          </w:p>
          <w:p w14:paraId="1D8C7B14" w14:textId="77777777" w:rsidR="00584265" w:rsidRPr="005157FA" w:rsidRDefault="00584265" w:rsidP="00584265">
            <w:pPr>
              <w:rPr>
                <w:rFonts w:ascii="Cormorant Infant" w:hAnsi="Cormorant Infant"/>
              </w:rPr>
            </w:pPr>
            <w:r w:rsidRPr="005157FA">
              <w:rPr>
                <w:rFonts w:ascii="Cormorant Infant" w:hAnsi="Cormorant Infant"/>
                <w:color w:val="000000"/>
              </w:rPr>
              <w:tab/>
            </w:r>
            <w:r w:rsidRPr="005157FA">
              <w:rPr>
                <w:rFonts w:ascii="Cormorant Infant" w:hAnsi="Cormorant Infant"/>
                <w:color w:val="000000"/>
              </w:rPr>
              <w:tab/>
            </w:r>
            <w:r w:rsidRPr="005157FA">
              <w:rPr>
                <w:rFonts w:ascii="Cormorant Infant" w:hAnsi="Cormorant Infant"/>
                <w:color w:val="3F7F5F"/>
              </w:rPr>
              <w:t xml:space="preserve">// </w:t>
            </w:r>
            <w:r w:rsidRPr="005157FA">
              <w:rPr>
                <w:rFonts w:ascii="Cormorant Infant" w:hAnsi="Cormorant Infant"/>
                <w:b/>
                <w:bCs/>
                <w:color w:val="7F9FBF"/>
              </w:rPr>
              <w:t>TODO</w:t>
            </w:r>
            <w:r w:rsidRPr="005157FA">
              <w:rPr>
                <w:rFonts w:ascii="Cormorant Infant" w:hAnsi="Cormorant Infant"/>
                <w:color w:val="3F7F5F"/>
              </w:rPr>
              <w:t xml:space="preserve"> Auto-generated method stub</w:t>
            </w:r>
          </w:p>
          <w:p w14:paraId="1D8C7B15" w14:textId="77777777" w:rsidR="00584265" w:rsidRPr="005157FA" w:rsidRDefault="00584265" w:rsidP="00584265">
            <w:pPr>
              <w:rPr>
                <w:rFonts w:ascii="Cormorant Infant" w:hAnsi="Cormorant Infant"/>
              </w:rPr>
            </w:pPr>
            <w:r w:rsidRPr="005157FA">
              <w:rPr>
                <w:rFonts w:ascii="Cormorant Infant" w:hAnsi="Cormorant Infant"/>
                <w:color w:val="000000"/>
              </w:rPr>
              <w:tab/>
            </w:r>
            <w:r w:rsidRPr="005157FA">
              <w:rPr>
                <w:rFonts w:ascii="Cormorant Infant" w:hAnsi="Cormorant Infant"/>
                <w:color w:val="000000"/>
              </w:rPr>
              <w:tab/>
            </w:r>
            <w:r w:rsidRPr="005157FA">
              <w:rPr>
                <w:rFonts w:ascii="Cormorant Infant" w:hAnsi="Cormorant Infant"/>
                <w:b/>
                <w:bCs/>
                <w:color w:val="7F0055"/>
              </w:rPr>
              <w:t>return</w:t>
            </w:r>
            <w:r w:rsidRPr="005157FA">
              <w:rPr>
                <w:rFonts w:ascii="Cormorant Infant" w:hAnsi="Cormorant Infant"/>
                <w:color w:val="000000"/>
              </w:rPr>
              <w:t xml:space="preserve"> </w:t>
            </w:r>
            <w:r w:rsidRPr="005157FA">
              <w:rPr>
                <w:rFonts w:ascii="Cormorant Infant" w:hAnsi="Cormorant Infant"/>
                <w:b/>
                <w:bCs/>
                <w:color w:val="7F0055"/>
              </w:rPr>
              <w:t>null</w:t>
            </w:r>
            <w:r w:rsidRPr="005157FA">
              <w:rPr>
                <w:rFonts w:ascii="Cormorant Infant" w:hAnsi="Cormorant Infant"/>
                <w:color w:val="000000"/>
              </w:rPr>
              <w:t>;</w:t>
            </w:r>
          </w:p>
          <w:p w14:paraId="1D8C7B16" w14:textId="77777777" w:rsidR="00584265" w:rsidRPr="005157FA" w:rsidRDefault="00584265" w:rsidP="00584265">
            <w:pPr>
              <w:rPr>
                <w:rFonts w:ascii="Cormorant Infant" w:hAnsi="Cormorant Infant"/>
              </w:rPr>
            </w:pPr>
            <w:r w:rsidRPr="005157FA">
              <w:rPr>
                <w:rFonts w:ascii="Cormorant Infant" w:hAnsi="Cormorant Infant"/>
                <w:color w:val="000000"/>
              </w:rPr>
              <w:tab/>
              <w:t>}</w:t>
            </w:r>
          </w:p>
          <w:p w14:paraId="1D8C7B17" w14:textId="77777777" w:rsidR="00584265" w:rsidRPr="005157FA" w:rsidRDefault="00584265" w:rsidP="00584265">
            <w:pPr>
              <w:rPr>
                <w:rFonts w:ascii="Cormorant Infant" w:hAnsi="Cormorant Infant"/>
              </w:rPr>
            </w:pPr>
            <w:r w:rsidRPr="005157FA">
              <w:rPr>
                <w:rFonts w:ascii="Cormorant Infant" w:hAnsi="Cormorant Infant"/>
                <w:color w:val="000000"/>
              </w:rPr>
              <w:tab/>
            </w:r>
            <w:r w:rsidRPr="005157FA">
              <w:rPr>
                <w:rFonts w:ascii="Cormorant Infant" w:hAnsi="Cormorant Infant"/>
              </w:rPr>
              <w:t>@Override</w:t>
            </w:r>
          </w:p>
          <w:p w14:paraId="1D8C7B18" w14:textId="77777777" w:rsidR="00584265" w:rsidRPr="005157FA" w:rsidRDefault="00584265" w:rsidP="00584265">
            <w:pPr>
              <w:rPr>
                <w:rFonts w:ascii="Cormorant Infant" w:hAnsi="Cormorant Infant"/>
              </w:rPr>
            </w:pPr>
            <w:r w:rsidRPr="005157FA">
              <w:rPr>
                <w:rFonts w:ascii="Cormorant Infant" w:hAnsi="Cormorant Infant"/>
                <w:color w:val="000000"/>
              </w:rPr>
              <w:tab/>
            </w:r>
            <w:r w:rsidRPr="005157FA">
              <w:rPr>
                <w:rFonts w:ascii="Cormorant Infant" w:hAnsi="Cormorant Infant"/>
                <w:b/>
                <w:bCs/>
                <w:color w:val="7F0055"/>
              </w:rPr>
              <w:t>public</w:t>
            </w:r>
            <w:r w:rsidRPr="005157FA">
              <w:rPr>
                <w:rFonts w:ascii="Cormorant Infant" w:hAnsi="Cormorant Infant"/>
                <w:color w:val="000000"/>
              </w:rPr>
              <w:t xml:space="preserve"> </w:t>
            </w:r>
            <w:r w:rsidRPr="005157FA">
              <w:rPr>
                <w:rFonts w:ascii="Cormorant Infant" w:hAnsi="Cormorant Infant"/>
                <w:b/>
                <w:bCs/>
                <w:color w:val="7F0055"/>
              </w:rPr>
              <w:t>void</w:t>
            </w:r>
            <w:r w:rsidRPr="005157FA">
              <w:rPr>
                <w:rFonts w:ascii="Cormorant Infant" w:hAnsi="Cormorant Infant"/>
                <w:color w:val="000000"/>
              </w:rPr>
              <w:t xml:space="preserve"> clear() {</w:t>
            </w:r>
          </w:p>
          <w:p w14:paraId="1D8C7B19" w14:textId="77777777" w:rsidR="00584265" w:rsidRPr="005157FA" w:rsidRDefault="00584265" w:rsidP="00584265">
            <w:pPr>
              <w:rPr>
                <w:rFonts w:ascii="Cormorant Infant" w:hAnsi="Cormorant Infant"/>
              </w:rPr>
            </w:pPr>
            <w:r w:rsidRPr="005157FA">
              <w:rPr>
                <w:rFonts w:ascii="Cormorant Infant" w:hAnsi="Cormorant Infant"/>
                <w:color w:val="000000"/>
              </w:rPr>
              <w:tab/>
            </w:r>
            <w:r w:rsidRPr="005157FA">
              <w:rPr>
                <w:rFonts w:ascii="Cormorant Infant" w:hAnsi="Cormorant Infant"/>
                <w:color w:val="000000"/>
              </w:rPr>
              <w:tab/>
            </w:r>
            <w:r w:rsidRPr="005157FA">
              <w:rPr>
                <w:rFonts w:ascii="Cormorant Infant" w:hAnsi="Cormorant Infant"/>
                <w:color w:val="3F7F5F"/>
              </w:rPr>
              <w:t xml:space="preserve">// </w:t>
            </w:r>
            <w:r w:rsidRPr="005157FA">
              <w:rPr>
                <w:rFonts w:ascii="Cormorant Infant" w:hAnsi="Cormorant Infant"/>
                <w:b/>
                <w:bCs/>
                <w:color w:val="7F9FBF"/>
              </w:rPr>
              <w:t>TODO</w:t>
            </w:r>
            <w:r w:rsidRPr="005157FA">
              <w:rPr>
                <w:rFonts w:ascii="Cormorant Infant" w:hAnsi="Cormorant Infant"/>
                <w:color w:val="3F7F5F"/>
              </w:rPr>
              <w:t xml:space="preserve"> Auto-generated method stub</w:t>
            </w:r>
          </w:p>
          <w:p w14:paraId="1D8C7B1A" w14:textId="77777777" w:rsidR="00584265" w:rsidRPr="005157FA" w:rsidRDefault="00584265" w:rsidP="00584265">
            <w:pPr>
              <w:rPr>
                <w:rFonts w:ascii="Cormorant Infant" w:hAnsi="Cormorant Infant"/>
              </w:rPr>
            </w:pPr>
            <w:r w:rsidRPr="005157FA">
              <w:rPr>
                <w:rFonts w:ascii="Cormorant Infant" w:hAnsi="Cormorant Infant"/>
                <w:color w:val="000000"/>
              </w:rPr>
              <w:tab/>
            </w:r>
            <w:r w:rsidRPr="005157FA">
              <w:rPr>
                <w:rFonts w:ascii="Cormorant Infant" w:hAnsi="Cormorant Infant"/>
                <w:color w:val="000000"/>
              </w:rPr>
              <w:tab/>
            </w:r>
          </w:p>
          <w:p w14:paraId="1D8C7B1B" w14:textId="77777777" w:rsidR="00584265" w:rsidRPr="005157FA" w:rsidRDefault="00584265" w:rsidP="00584265">
            <w:pPr>
              <w:rPr>
                <w:rFonts w:ascii="Cormorant Infant" w:hAnsi="Cormorant Infant"/>
              </w:rPr>
            </w:pPr>
            <w:r w:rsidRPr="005157FA">
              <w:rPr>
                <w:rFonts w:ascii="Cormorant Infant" w:hAnsi="Cormorant Infant"/>
                <w:color w:val="000000"/>
              </w:rPr>
              <w:tab/>
              <w:t>}</w:t>
            </w:r>
          </w:p>
          <w:p w14:paraId="1D8C7B1C" w14:textId="77777777" w:rsidR="00584265" w:rsidRPr="005157FA" w:rsidRDefault="00584265" w:rsidP="00584265">
            <w:pPr>
              <w:rPr>
                <w:rFonts w:ascii="Cormorant Infant" w:hAnsi="Cormorant Infant"/>
              </w:rPr>
            </w:pPr>
            <w:r w:rsidRPr="005157FA">
              <w:rPr>
                <w:rFonts w:ascii="Cormorant Infant" w:hAnsi="Cormorant Infant"/>
                <w:color w:val="000000"/>
              </w:rPr>
              <w:tab/>
            </w:r>
            <w:r w:rsidRPr="005157FA">
              <w:rPr>
                <w:rFonts w:ascii="Cormorant Infant" w:hAnsi="Cormorant Infant"/>
              </w:rPr>
              <w:t>@Override</w:t>
            </w:r>
          </w:p>
          <w:p w14:paraId="1D8C7B1D" w14:textId="77777777" w:rsidR="00584265" w:rsidRPr="005157FA" w:rsidRDefault="00584265" w:rsidP="00584265">
            <w:pPr>
              <w:rPr>
                <w:rFonts w:ascii="Cormorant Infant" w:hAnsi="Cormorant Infant"/>
              </w:rPr>
            </w:pPr>
            <w:r w:rsidRPr="005157FA">
              <w:rPr>
                <w:rFonts w:ascii="Cormorant Infant" w:hAnsi="Cormorant Infant"/>
                <w:color w:val="000000"/>
              </w:rPr>
              <w:tab/>
            </w:r>
            <w:r w:rsidRPr="005157FA">
              <w:rPr>
                <w:rFonts w:ascii="Cormorant Infant" w:hAnsi="Cormorant Infant"/>
                <w:b/>
                <w:bCs/>
                <w:color w:val="7F0055"/>
              </w:rPr>
              <w:t>public</w:t>
            </w:r>
            <w:r w:rsidRPr="005157FA">
              <w:rPr>
                <w:rFonts w:ascii="Cormorant Infant" w:hAnsi="Cormorant Infant"/>
                <w:color w:val="000000"/>
              </w:rPr>
              <w:t xml:space="preserve"> Collection&lt;</w:t>
            </w:r>
            <w:r w:rsidR="008F783B" w:rsidRPr="005157FA">
              <w:rPr>
                <w:rFonts w:ascii="Cormorant Infant" w:hAnsi="Cormorant Infant"/>
                <w:color w:val="000000"/>
              </w:rPr>
              <w:t>Item</w:t>
            </w:r>
            <w:r w:rsidRPr="005157FA">
              <w:rPr>
                <w:rFonts w:ascii="Cormorant Infant" w:hAnsi="Cormorant Infant"/>
                <w:color w:val="000000"/>
              </w:rPr>
              <w:t>&gt; getItems() {</w:t>
            </w:r>
          </w:p>
          <w:p w14:paraId="1D8C7B1E" w14:textId="77777777" w:rsidR="00584265" w:rsidRPr="005157FA" w:rsidRDefault="00584265" w:rsidP="00584265">
            <w:pPr>
              <w:rPr>
                <w:rFonts w:ascii="Cormorant Infant" w:hAnsi="Cormorant Infant"/>
              </w:rPr>
            </w:pPr>
            <w:r w:rsidRPr="005157FA">
              <w:rPr>
                <w:rFonts w:ascii="Cormorant Infant" w:hAnsi="Cormorant Infant"/>
                <w:color w:val="000000"/>
              </w:rPr>
              <w:tab/>
            </w:r>
            <w:r w:rsidRPr="005157FA">
              <w:rPr>
                <w:rFonts w:ascii="Cormorant Infant" w:hAnsi="Cormorant Infant"/>
                <w:color w:val="000000"/>
              </w:rPr>
              <w:tab/>
            </w:r>
            <w:r w:rsidRPr="005157FA">
              <w:rPr>
                <w:rFonts w:ascii="Cormorant Infant" w:hAnsi="Cormorant Infant"/>
                <w:color w:val="3F7F5F"/>
              </w:rPr>
              <w:t xml:space="preserve">// </w:t>
            </w:r>
            <w:r w:rsidRPr="005157FA">
              <w:rPr>
                <w:rFonts w:ascii="Cormorant Infant" w:hAnsi="Cormorant Infant"/>
                <w:b/>
                <w:bCs/>
                <w:color w:val="7F9FBF"/>
              </w:rPr>
              <w:t>TODO</w:t>
            </w:r>
            <w:r w:rsidRPr="005157FA">
              <w:rPr>
                <w:rFonts w:ascii="Cormorant Infant" w:hAnsi="Cormorant Infant"/>
                <w:color w:val="3F7F5F"/>
              </w:rPr>
              <w:t xml:space="preserve"> Auto-generated method stub</w:t>
            </w:r>
          </w:p>
          <w:p w14:paraId="1D8C7B1F" w14:textId="77777777" w:rsidR="00584265" w:rsidRPr="005157FA" w:rsidRDefault="00584265" w:rsidP="00584265">
            <w:pPr>
              <w:rPr>
                <w:rFonts w:ascii="Cormorant Infant" w:hAnsi="Cormorant Infant"/>
              </w:rPr>
            </w:pPr>
            <w:r w:rsidRPr="005157FA">
              <w:rPr>
                <w:rFonts w:ascii="Cormorant Infant" w:hAnsi="Cormorant Infant"/>
                <w:color w:val="000000"/>
              </w:rPr>
              <w:tab/>
            </w:r>
            <w:r w:rsidRPr="005157FA">
              <w:rPr>
                <w:rFonts w:ascii="Cormorant Infant" w:hAnsi="Cormorant Infant"/>
                <w:color w:val="000000"/>
              </w:rPr>
              <w:tab/>
            </w:r>
            <w:r w:rsidRPr="005157FA">
              <w:rPr>
                <w:rFonts w:ascii="Cormorant Infant" w:hAnsi="Cormorant Infant"/>
                <w:b/>
                <w:bCs/>
                <w:color w:val="7F0055"/>
              </w:rPr>
              <w:t>return</w:t>
            </w:r>
            <w:r w:rsidRPr="005157FA">
              <w:rPr>
                <w:rFonts w:ascii="Cormorant Infant" w:hAnsi="Cormorant Infant"/>
                <w:color w:val="000000"/>
              </w:rPr>
              <w:t xml:space="preserve"> </w:t>
            </w:r>
            <w:r w:rsidRPr="005157FA">
              <w:rPr>
                <w:rFonts w:ascii="Cormorant Infant" w:hAnsi="Cormorant Infant"/>
                <w:b/>
                <w:bCs/>
                <w:color w:val="7F0055"/>
              </w:rPr>
              <w:t>null</w:t>
            </w:r>
            <w:r w:rsidRPr="005157FA">
              <w:rPr>
                <w:rFonts w:ascii="Cormorant Infant" w:hAnsi="Cormorant Infant"/>
                <w:color w:val="000000"/>
              </w:rPr>
              <w:t>;</w:t>
            </w:r>
          </w:p>
          <w:p w14:paraId="1D8C7B20" w14:textId="77777777" w:rsidR="00584265" w:rsidRPr="005157FA" w:rsidRDefault="00584265" w:rsidP="00584265">
            <w:pPr>
              <w:rPr>
                <w:rFonts w:ascii="Cormorant Infant" w:hAnsi="Cormorant Infant"/>
              </w:rPr>
            </w:pPr>
            <w:r w:rsidRPr="005157FA">
              <w:rPr>
                <w:rFonts w:ascii="Cormorant Infant" w:hAnsi="Cormorant Infant"/>
                <w:color w:val="000000"/>
              </w:rPr>
              <w:tab/>
              <w:t>}</w:t>
            </w:r>
          </w:p>
          <w:p w14:paraId="1D8C7B21" w14:textId="77777777" w:rsidR="00584265" w:rsidRPr="005157FA" w:rsidRDefault="00584265" w:rsidP="00584265">
            <w:pPr>
              <w:rPr>
                <w:rFonts w:ascii="Cormorant Infant" w:hAnsi="Cormorant Infant"/>
              </w:rPr>
            </w:pPr>
            <w:r w:rsidRPr="005157FA">
              <w:rPr>
                <w:rFonts w:ascii="Cormorant Infant" w:hAnsi="Cormorant Infant"/>
                <w:color w:val="000000"/>
              </w:rPr>
              <w:tab/>
            </w:r>
            <w:r w:rsidRPr="005157FA">
              <w:rPr>
                <w:rFonts w:ascii="Cormorant Infant" w:hAnsi="Cormorant Infant"/>
              </w:rPr>
              <w:t>@Override</w:t>
            </w:r>
          </w:p>
          <w:p w14:paraId="1D8C7B22" w14:textId="77777777" w:rsidR="00584265" w:rsidRPr="005157FA" w:rsidRDefault="00584265" w:rsidP="00584265">
            <w:pPr>
              <w:rPr>
                <w:rFonts w:ascii="Cormorant Infant" w:hAnsi="Cormorant Infant"/>
              </w:rPr>
            </w:pPr>
            <w:r w:rsidRPr="005157FA">
              <w:rPr>
                <w:rFonts w:ascii="Cormorant Infant" w:hAnsi="Cormorant Infant"/>
                <w:color w:val="000000"/>
              </w:rPr>
              <w:tab/>
            </w:r>
            <w:r w:rsidRPr="005157FA">
              <w:rPr>
                <w:rFonts w:ascii="Cormorant Infant" w:hAnsi="Cormorant Infant"/>
                <w:b/>
                <w:bCs/>
                <w:color w:val="7F0055"/>
              </w:rPr>
              <w:t>public</w:t>
            </w:r>
            <w:r w:rsidRPr="005157FA">
              <w:rPr>
                <w:rFonts w:ascii="Cormorant Infant" w:hAnsi="Cormorant Infant"/>
                <w:color w:val="000000"/>
              </w:rPr>
              <w:t xml:space="preserve"> </w:t>
            </w:r>
            <w:r w:rsidRPr="005157FA">
              <w:rPr>
                <w:rFonts w:ascii="Cormorant Infant" w:hAnsi="Cormorant Infant"/>
                <w:b/>
                <w:bCs/>
                <w:color w:val="7F0055"/>
              </w:rPr>
              <w:t>int</w:t>
            </w:r>
            <w:r w:rsidRPr="005157FA">
              <w:rPr>
                <w:rFonts w:ascii="Cormorant Infant" w:hAnsi="Cormorant Infant"/>
                <w:color w:val="000000"/>
              </w:rPr>
              <w:t xml:space="preserve"> getCount() {</w:t>
            </w:r>
          </w:p>
          <w:p w14:paraId="1D8C7B23" w14:textId="77777777" w:rsidR="00584265" w:rsidRPr="005157FA" w:rsidRDefault="00584265" w:rsidP="00584265">
            <w:pPr>
              <w:rPr>
                <w:rFonts w:ascii="Cormorant Infant" w:hAnsi="Cormorant Infant"/>
              </w:rPr>
            </w:pPr>
            <w:r w:rsidRPr="005157FA">
              <w:rPr>
                <w:rFonts w:ascii="Cormorant Infant" w:hAnsi="Cormorant Infant"/>
                <w:color w:val="000000"/>
              </w:rPr>
              <w:tab/>
            </w:r>
            <w:r w:rsidRPr="005157FA">
              <w:rPr>
                <w:rFonts w:ascii="Cormorant Infant" w:hAnsi="Cormorant Infant"/>
                <w:color w:val="000000"/>
              </w:rPr>
              <w:tab/>
            </w:r>
            <w:r w:rsidRPr="005157FA">
              <w:rPr>
                <w:rFonts w:ascii="Cormorant Infant" w:hAnsi="Cormorant Infant"/>
                <w:color w:val="3F7F5F"/>
              </w:rPr>
              <w:t xml:space="preserve">// </w:t>
            </w:r>
            <w:r w:rsidRPr="005157FA">
              <w:rPr>
                <w:rFonts w:ascii="Cormorant Infant" w:hAnsi="Cormorant Infant"/>
                <w:b/>
                <w:bCs/>
                <w:color w:val="7F9FBF"/>
              </w:rPr>
              <w:t>TODO</w:t>
            </w:r>
            <w:r w:rsidRPr="005157FA">
              <w:rPr>
                <w:rFonts w:ascii="Cormorant Infant" w:hAnsi="Cormorant Infant"/>
                <w:color w:val="3F7F5F"/>
              </w:rPr>
              <w:t xml:space="preserve"> Auto-generated method stub</w:t>
            </w:r>
          </w:p>
          <w:p w14:paraId="1D8C7B24" w14:textId="77777777" w:rsidR="00584265" w:rsidRPr="005157FA" w:rsidRDefault="00584265" w:rsidP="00584265">
            <w:pPr>
              <w:rPr>
                <w:rFonts w:ascii="Cormorant Infant" w:hAnsi="Cormorant Infant"/>
              </w:rPr>
            </w:pPr>
            <w:r w:rsidRPr="005157FA">
              <w:rPr>
                <w:rFonts w:ascii="Cormorant Infant" w:hAnsi="Cormorant Infant"/>
                <w:color w:val="000000"/>
              </w:rPr>
              <w:tab/>
            </w:r>
            <w:r w:rsidRPr="005157FA">
              <w:rPr>
                <w:rFonts w:ascii="Cormorant Infant" w:hAnsi="Cormorant Infant"/>
                <w:color w:val="000000"/>
              </w:rPr>
              <w:tab/>
            </w:r>
            <w:r w:rsidRPr="005157FA">
              <w:rPr>
                <w:rFonts w:ascii="Cormorant Infant" w:hAnsi="Cormorant Infant"/>
                <w:b/>
                <w:bCs/>
                <w:color w:val="7F0055"/>
              </w:rPr>
              <w:t>return</w:t>
            </w:r>
            <w:r w:rsidRPr="005157FA">
              <w:rPr>
                <w:rFonts w:ascii="Cormorant Infant" w:hAnsi="Cormorant Infant"/>
                <w:color w:val="000000"/>
              </w:rPr>
              <w:t xml:space="preserve"> 0;</w:t>
            </w:r>
          </w:p>
          <w:p w14:paraId="1D8C7B25" w14:textId="77777777" w:rsidR="00584265" w:rsidRPr="005157FA" w:rsidRDefault="00584265" w:rsidP="00584265">
            <w:pPr>
              <w:rPr>
                <w:rFonts w:ascii="Cormorant Infant" w:hAnsi="Cormorant Infant"/>
              </w:rPr>
            </w:pPr>
            <w:r w:rsidRPr="005157FA">
              <w:rPr>
                <w:rFonts w:ascii="Cormorant Infant" w:hAnsi="Cormorant Infant"/>
                <w:color w:val="000000"/>
              </w:rPr>
              <w:tab/>
              <w:t>}</w:t>
            </w:r>
          </w:p>
          <w:p w14:paraId="1D8C7B26" w14:textId="77777777" w:rsidR="00584265" w:rsidRPr="005157FA" w:rsidRDefault="00584265" w:rsidP="00584265">
            <w:pPr>
              <w:rPr>
                <w:rFonts w:ascii="Cormorant Infant" w:hAnsi="Cormorant Infant"/>
              </w:rPr>
            </w:pPr>
            <w:r w:rsidRPr="005157FA">
              <w:rPr>
                <w:rFonts w:ascii="Cormorant Infant" w:hAnsi="Cormorant Infant"/>
                <w:color w:val="000000"/>
              </w:rPr>
              <w:tab/>
            </w:r>
            <w:r w:rsidRPr="005157FA">
              <w:rPr>
                <w:rFonts w:ascii="Cormorant Infant" w:hAnsi="Cormorant Infant"/>
              </w:rPr>
              <w:t>@Override</w:t>
            </w:r>
          </w:p>
          <w:p w14:paraId="1D8C7B27" w14:textId="77777777" w:rsidR="00584265" w:rsidRPr="005157FA" w:rsidRDefault="00584265" w:rsidP="00584265">
            <w:pPr>
              <w:rPr>
                <w:rFonts w:ascii="Cormorant Infant" w:hAnsi="Cormorant Infant"/>
              </w:rPr>
            </w:pPr>
            <w:r w:rsidRPr="005157FA">
              <w:rPr>
                <w:rFonts w:ascii="Cormorant Infant" w:hAnsi="Cormorant Infant"/>
                <w:color w:val="000000"/>
              </w:rPr>
              <w:tab/>
            </w:r>
            <w:r w:rsidRPr="005157FA">
              <w:rPr>
                <w:rFonts w:ascii="Cormorant Infant" w:hAnsi="Cormorant Infant"/>
                <w:b/>
                <w:bCs/>
                <w:color w:val="7F0055"/>
              </w:rPr>
              <w:t>public</w:t>
            </w:r>
            <w:r w:rsidRPr="005157FA">
              <w:rPr>
                <w:rFonts w:ascii="Cormorant Infant" w:hAnsi="Cormorant Infant"/>
                <w:color w:val="000000"/>
              </w:rPr>
              <w:t xml:space="preserve"> </w:t>
            </w:r>
            <w:r w:rsidRPr="005157FA">
              <w:rPr>
                <w:rFonts w:ascii="Cormorant Infant" w:hAnsi="Cormorant Infant"/>
                <w:b/>
                <w:bCs/>
                <w:color w:val="7F0055"/>
              </w:rPr>
              <w:t>double</w:t>
            </w:r>
            <w:r w:rsidRPr="005157FA">
              <w:rPr>
                <w:rFonts w:ascii="Cormorant Infant" w:hAnsi="Cormorant Infant"/>
                <w:color w:val="000000"/>
              </w:rPr>
              <w:t xml:space="preserve"> getAmount() {</w:t>
            </w:r>
          </w:p>
          <w:p w14:paraId="1D8C7B28" w14:textId="77777777" w:rsidR="00584265" w:rsidRPr="005157FA" w:rsidRDefault="00584265" w:rsidP="00584265">
            <w:pPr>
              <w:rPr>
                <w:rFonts w:ascii="Cormorant Infant" w:hAnsi="Cormorant Infant"/>
              </w:rPr>
            </w:pPr>
            <w:r w:rsidRPr="005157FA">
              <w:rPr>
                <w:rFonts w:ascii="Cormorant Infant" w:hAnsi="Cormorant Infant"/>
                <w:color w:val="000000"/>
              </w:rPr>
              <w:tab/>
            </w:r>
            <w:r w:rsidRPr="005157FA">
              <w:rPr>
                <w:rFonts w:ascii="Cormorant Infant" w:hAnsi="Cormorant Infant"/>
                <w:color w:val="000000"/>
              </w:rPr>
              <w:tab/>
            </w:r>
            <w:r w:rsidRPr="005157FA">
              <w:rPr>
                <w:rFonts w:ascii="Cormorant Infant" w:hAnsi="Cormorant Infant"/>
                <w:color w:val="3F7F5F"/>
              </w:rPr>
              <w:t xml:space="preserve">// </w:t>
            </w:r>
            <w:r w:rsidRPr="005157FA">
              <w:rPr>
                <w:rFonts w:ascii="Cormorant Infant" w:hAnsi="Cormorant Infant"/>
                <w:b/>
                <w:bCs/>
                <w:color w:val="7F9FBF"/>
              </w:rPr>
              <w:t>TODO</w:t>
            </w:r>
            <w:r w:rsidRPr="005157FA">
              <w:rPr>
                <w:rFonts w:ascii="Cormorant Infant" w:hAnsi="Cormorant Infant"/>
                <w:color w:val="3F7F5F"/>
              </w:rPr>
              <w:t xml:space="preserve"> Auto-generated method stub</w:t>
            </w:r>
          </w:p>
          <w:p w14:paraId="1D8C7B29" w14:textId="77777777" w:rsidR="00584265" w:rsidRPr="005157FA" w:rsidRDefault="00584265" w:rsidP="00584265">
            <w:pPr>
              <w:rPr>
                <w:rFonts w:ascii="Cormorant Infant" w:hAnsi="Cormorant Infant"/>
              </w:rPr>
            </w:pPr>
            <w:r w:rsidRPr="005157FA">
              <w:rPr>
                <w:rFonts w:ascii="Cormorant Infant" w:hAnsi="Cormorant Infant"/>
                <w:color w:val="000000"/>
              </w:rPr>
              <w:tab/>
            </w:r>
            <w:r w:rsidRPr="005157FA">
              <w:rPr>
                <w:rFonts w:ascii="Cormorant Infant" w:hAnsi="Cormorant Infant"/>
                <w:color w:val="000000"/>
              </w:rPr>
              <w:tab/>
            </w:r>
            <w:r w:rsidRPr="005157FA">
              <w:rPr>
                <w:rFonts w:ascii="Cormorant Infant" w:hAnsi="Cormorant Infant"/>
                <w:b/>
                <w:bCs/>
                <w:color w:val="7F0055"/>
              </w:rPr>
              <w:t>return</w:t>
            </w:r>
            <w:r w:rsidRPr="005157FA">
              <w:rPr>
                <w:rFonts w:ascii="Cormorant Infant" w:hAnsi="Cormorant Infant"/>
                <w:color w:val="000000"/>
              </w:rPr>
              <w:t xml:space="preserve"> 0;</w:t>
            </w:r>
          </w:p>
          <w:p w14:paraId="1D8C7B2A" w14:textId="77777777" w:rsidR="00584265" w:rsidRPr="005157FA" w:rsidRDefault="00584265" w:rsidP="00584265">
            <w:pPr>
              <w:rPr>
                <w:rFonts w:ascii="Cormorant Infant" w:hAnsi="Cormorant Infant"/>
              </w:rPr>
            </w:pPr>
            <w:r w:rsidRPr="005157FA">
              <w:rPr>
                <w:rFonts w:ascii="Cormorant Infant" w:hAnsi="Cormorant Infant"/>
                <w:color w:val="000000"/>
              </w:rPr>
              <w:tab/>
              <w:t>}</w:t>
            </w:r>
          </w:p>
          <w:p w14:paraId="1D8C7B2B" w14:textId="77777777" w:rsidR="00584265" w:rsidRPr="005157FA" w:rsidRDefault="00584265" w:rsidP="00584265">
            <w:pPr>
              <w:rPr>
                <w:rFonts w:ascii="Cormorant Infant" w:hAnsi="Cormorant Infant"/>
              </w:rPr>
            </w:pPr>
            <w:r w:rsidRPr="005157FA">
              <w:rPr>
                <w:rFonts w:ascii="Cormorant Infant" w:hAnsi="Cormorant Infant"/>
                <w:color w:val="000000"/>
              </w:rPr>
              <w:t>}</w:t>
            </w:r>
          </w:p>
          <w:p w14:paraId="1D8C7B2C" w14:textId="77777777" w:rsidR="00584265" w:rsidRPr="005157FA" w:rsidRDefault="00584265" w:rsidP="00584265">
            <w:pPr>
              <w:rPr>
                <w:rFonts w:ascii="Cormorant Infant" w:hAnsi="Cormorant Infant"/>
              </w:rPr>
            </w:pPr>
          </w:p>
        </w:tc>
      </w:tr>
    </w:tbl>
    <w:p w14:paraId="1D8C7B2E" w14:textId="77777777" w:rsidR="0029015A" w:rsidRDefault="007F5EC1" w:rsidP="00C80208">
      <w:pPr>
        <w:pStyle w:val="Heading2"/>
      </w:pPr>
      <w:r>
        <w:lastRenderedPageBreak/>
        <w:t>Bài 5</w:t>
      </w:r>
      <w:r w:rsidR="004B3CCB" w:rsidRPr="003D1719">
        <w:t xml:space="preserve"> (2 điểm)</w:t>
      </w:r>
    </w:p>
    <w:p w14:paraId="1D8C7B2F" w14:textId="77777777" w:rsidR="00D67BA0" w:rsidRDefault="00122E06" w:rsidP="00D67BA0">
      <w:r>
        <w:t>Xây các trang web quản lý giỏ hàng theo hướng dẫn sau</w:t>
      </w:r>
    </w:p>
    <w:p w14:paraId="1D8C7B30" w14:textId="77777777" w:rsidR="00122E06" w:rsidRDefault="00122E06" w:rsidP="00122E06">
      <w:pPr>
        <w:pStyle w:val="ListParagraph"/>
        <w:numPr>
          <w:ilvl w:val="0"/>
          <w:numId w:val="15"/>
        </w:numPr>
      </w:pPr>
      <w:r>
        <w:t>Hiển thị các mặt hàng lên trang web</w:t>
      </w:r>
    </w:p>
    <w:p w14:paraId="1D8C7B31" w14:textId="77777777" w:rsidR="00122E06" w:rsidRDefault="00122E06" w:rsidP="00122E06">
      <w:pPr>
        <w:jc w:val="center"/>
      </w:pPr>
      <w:r>
        <w:rPr>
          <w:noProof/>
        </w:rPr>
        <w:lastRenderedPageBreak/>
        <w:drawing>
          <wp:inline distT="0" distB="0" distL="0" distR="0" wp14:anchorId="1D8C7BA4" wp14:editId="1D8C7BA5">
            <wp:extent cx="5248275" cy="301942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C7B32" w14:textId="77777777" w:rsidR="00122E06" w:rsidRDefault="00122E06" w:rsidP="00122E06">
      <w:r>
        <w:t>Để tạo trang trên cần các thành phần sau:</w:t>
      </w:r>
    </w:p>
    <w:p w14:paraId="1D8C7B33" w14:textId="77777777" w:rsidR="00122E06" w:rsidRDefault="00122E06" w:rsidP="00122E06">
      <w:pPr>
        <w:pStyle w:val="ListParagraph"/>
        <w:numPr>
          <w:ilvl w:val="0"/>
          <w:numId w:val="14"/>
        </w:numPr>
      </w:pPr>
      <w:r>
        <w:t>Nguồn dữ liệu hàng hóa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22E06" w:rsidRPr="005157FA" w14:paraId="1D8C7B3F" w14:textId="77777777" w:rsidTr="00122E06">
        <w:tc>
          <w:tcPr>
            <w:tcW w:w="9350" w:type="dxa"/>
          </w:tcPr>
          <w:p w14:paraId="1D8C7B34" w14:textId="77777777" w:rsidR="00122E06" w:rsidRPr="005157FA" w:rsidRDefault="00122E06" w:rsidP="00122E06">
            <w:pPr>
              <w:rPr>
                <w:rFonts w:ascii="Cormorant Infant" w:hAnsi="Cormorant Infant"/>
              </w:rPr>
            </w:pPr>
            <w:r w:rsidRPr="005157FA">
              <w:rPr>
                <w:rFonts w:ascii="Cormorant Infant" w:hAnsi="Cormorant Infant"/>
                <w:b/>
                <w:bCs/>
                <w:color w:val="7F0055"/>
              </w:rPr>
              <w:t>public</w:t>
            </w:r>
            <w:r w:rsidRPr="005157FA">
              <w:rPr>
                <w:rFonts w:ascii="Cormorant Infant" w:hAnsi="Cormorant Infant"/>
                <w:color w:val="000000"/>
              </w:rPr>
              <w:t xml:space="preserve"> </w:t>
            </w:r>
            <w:r w:rsidRPr="005157FA">
              <w:rPr>
                <w:rFonts w:ascii="Cormorant Infant" w:hAnsi="Cormorant Infant"/>
                <w:b/>
                <w:bCs/>
                <w:color w:val="7F0055"/>
              </w:rPr>
              <w:t>class</w:t>
            </w:r>
            <w:r w:rsidRPr="005157FA">
              <w:rPr>
                <w:rFonts w:ascii="Cormorant Infant" w:hAnsi="Cormorant Infant"/>
                <w:color w:val="000000"/>
              </w:rPr>
              <w:t xml:space="preserve"> DB {</w:t>
            </w:r>
          </w:p>
          <w:p w14:paraId="1D8C7B35" w14:textId="77777777" w:rsidR="00122E06" w:rsidRPr="005157FA" w:rsidRDefault="00122E06" w:rsidP="00122E06">
            <w:pPr>
              <w:rPr>
                <w:rFonts w:ascii="Cormorant Infant" w:hAnsi="Cormorant Infant"/>
              </w:rPr>
            </w:pPr>
            <w:r w:rsidRPr="005157FA">
              <w:rPr>
                <w:rFonts w:ascii="Cormorant Infant" w:hAnsi="Cormorant Infant"/>
                <w:color w:val="000000"/>
              </w:rPr>
              <w:tab/>
            </w:r>
            <w:r w:rsidRPr="005157FA">
              <w:rPr>
                <w:rFonts w:ascii="Cormorant Infant" w:hAnsi="Cormorant Infant"/>
                <w:b/>
                <w:bCs/>
                <w:color w:val="7F0055"/>
              </w:rPr>
              <w:t>public</w:t>
            </w:r>
            <w:r w:rsidRPr="005157FA">
              <w:rPr>
                <w:rFonts w:ascii="Cormorant Infant" w:hAnsi="Cormorant Infant"/>
                <w:color w:val="000000"/>
              </w:rPr>
              <w:t xml:space="preserve"> </w:t>
            </w:r>
            <w:r w:rsidRPr="005157FA">
              <w:rPr>
                <w:rFonts w:ascii="Cormorant Infant" w:hAnsi="Cormorant Infant"/>
                <w:b/>
                <w:bCs/>
                <w:color w:val="7F0055"/>
              </w:rPr>
              <w:t>static</w:t>
            </w:r>
            <w:r w:rsidRPr="005157FA">
              <w:rPr>
                <w:rFonts w:ascii="Cormorant Infant" w:hAnsi="Cormorant Infant"/>
                <w:color w:val="000000"/>
              </w:rPr>
              <w:t xml:space="preserve"> Map&lt;Integer, Item&gt; </w:t>
            </w:r>
            <w:r w:rsidRPr="005157FA">
              <w:rPr>
                <w:rFonts w:ascii="Cormorant Infant" w:hAnsi="Cormorant Infant"/>
                <w:i/>
                <w:iCs/>
                <w:color w:val="0000C0"/>
              </w:rPr>
              <w:t>items</w:t>
            </w:r>
            <w:r w:rsidRPr="005157FA">
              <w:rPr>
                <w:rFonts w:ascii="Cormorant Infant" w:hAnsi="Cormorant Infant"/>
                <w:color w:val="000000"/>
              </w:rPr>
              <w:t xml:space="preserve"> = </w:t>
            </w:r>
            <w:r w:rsidRPr="005157FA">
              <w:rPr>
                <w:rFonts w:ascii="Cormorant Infant" w:hAnsi="Cormorant Infant"/>
              </w:rPr>
              <w:t>new</w:t>
            </w:r>
            <w:r w:rsidRPr="005157FA">
              <w:rPr>
                <w:rFonts w:ascii="Cormorant Infant" w:hAnsi="Cormorant Infant"/>
                <w:color w:val="000000"/>
              </w:rPr>
              <w:t xml:space="preserve"> HashMap&lt;&gt;();</w:t>
            </w:r>
          </w:p>
          <w:p w14:paraId="1D8C7B36" w14:textId="77777777" w:rsidR="00122E06" w:rsidRPr="005157FA" w:rsidRDefault="00122E06" w:rsidP="00122E06">
            <w:pPr>
              <w:rPr>
                <w:rFonts w:ascii="Cormorant Infant" w:hAnsi="Cormorant Infant"/>
              </w:rPr>
            </w:pPr>
            <w:r w:rsidRPr="005157FA">
              <w:rPr>
                <w:rFonts w:ascii="Cormorant Infant" w:hAnsi="Cormorant Infant"/>
                <w:color w:val="000000"/>
              </w:rPr>
              <w:tab/>
            </w:r>
            <w:r w:rsidRPr="005157FA">
              <w:rPr>
                <w:rFonts w:ascii="Cormorant Infant" w:hAnsi="Cormorant Infant"/>
                <w:b/>
                <w:bCs/>
                <w:color w:val="7F0055"/>
              </w:rPr>
              <w:t>static</w:t>
            </w:r>
            <w:r w:rsidRPr="005157FA">
              <w:rPr>
                <w:rFonts w:ascii="Cormorant Infant" w:hAnsi="Cormorant Infant"/>
                <w:color w:val="000000"/>
              </w:rPr>
              <w:t xml:space="preserve"> {</w:t>
            </w:r>
          </w:p>
          <w:p w14:paraId="1D8C7B37" w14:textId="77777777" w:rsidR="00122E06" w:rsidRPr="005157FA" w:rsidRDefault="00122E06" w:rsidP="00122E06">
            <w:pPr>
              <w:rPr>
                <w:rFonts w:ascii="Cormorant Infant" w:hAnsi="Cormorant Infant"/>
              </w:rPr>
            </w:pPr>
            <w:r w:rsidRPr="005157FA">
              <w:rPr>
                <w:rFonts w:ascii="Cormorant Infant" w:hAnsi="Cormorant Infant"/>
                <w:color w:val="000000"/>
              </w:rPr>
              <w:tab/>
            </w:r>
            <w:r w:rsidRPr="005157FA">
              <w:rPr>
                <w:rFonts w:ascii="Cormorant Infant" w:hAnsi="Cormorant Infant"/>
                <w:color w:val="000000"/>
              </w:rPr>
              <w:tab/>
            </w:r>
            <w:r w:rsidRPr="005157FA">
              <w:rPr>
                <w:rFonts w:ascii="Cormorant Infant" w:hAnsi="Cormorant Infant"/>
                <w:i/>
                <w:iCs/>
                <w:color w:val="0000C0"/>
              </w:rPr>
              <w:t>items</w:t>
            </w:r>
            <w:r w:rsidRPr="005157FA">
              <w:rPr>
                <w:rFonts w:ascii="Cormorant Infant" w:hAnsi="Cormorant Infant"/>
                <w:color w:val="000000"/>
              </w:rPr>
              <w:t xml:space="preserve">.put(1, </w:t>
            </w:r>
            <w:r w:rsidRPr="005157FA">
              <w:rPr>
                <w:rFonts w:ascii="Cormorant Infant" w:hAnsi="Cormorant Infant"/>
              </w:rPr>
              <w:t>new</w:t>
            </w:r>
            <w:r w:rsidRPr="005157FA">
              <w:rPr>
                <w:rFonts w:ascii="Cormorant Infant" w:hAnsi="Cormorant Infant"/>
                <w:color w:val="000000"/>
              </w:rPr>
              <w:t xml:space="preserve"> Item(1, </w:t>
            </w:r>
            <w:r w:rsidRPr="005157FA">
              <w:rPr>
                <w:rFonts w:ascii="Cormorant Infant" w:hAnsi="Cormorant Infant"/>
                <w:color w:val="2A00FF"/>
              </w:rPr>
              <w:t>"Samsung"</w:t>
            </w:r>
            <w:r w:rsidRPr="005157FA">
              <w:rPr>
                <w:rFonts w:ascii="Cormorant Infant" w:hAnsi="Cormorant Infant"/>
                <w:color w:val="000000"/>
              </w:rPr>
              <w:t>, 10.0, 0));</w:t>
            </w:r>
          </w:p>
          <w:p w14:paraId="1D8C7B38" w14:textId="77777777" w:rsidR="00122E06" w:rsidRPr="005157FA" w:rsidRDefault="00122E06" w:rsidP="00122E06">
            <w:pPr>
              <w:rPr>
                <w:rFonts w:ascii="Cormorant Infant" w:hAnsi="Cormorant Infant"/>
              </w:rPr>
            </w:pPr>
            <w:r w:rsidRPr="005157FA">
              <w:rPr>
                <w:rFonts w:ascii="Cormorant Infant" w:hAnsi="Cormorant Infant"/>
                <w:color w:val="000000"/>
              </w:rPr>
              <w:tab/>
            </w:r>
            <w:r w:rsidRPr="005157FA">
              <w:rPr>
                <w:rFonts w:ascii="Cormorant Infant" w:hAnsi="Cormorant Infant"/>
                <w:color w:val="000000"/>
              </w:rPr>
              <w:tab/>
            </w:r>
            <w:r w:rsidRPr="005157FA">
              <w:rPr>
                <w:rFonts w:ascii="Cormorant Infant" w:hAnsi="Cormorant Infant"/>
                <w:i/>
                <w:iCs/>
                <w:color w:val="0000C0"/>
              </w:rPr>
              <w:t>items</w:t>
            </w:r>
            <w:r w:rsidRPr="005157FA">
              <w:rPr>
                <w:rFonts w:ascii="Cormorant Infant" w:hAnsi="Cormorant Infant"/>
                <w:color w:val="000000"/>
              </w:rPr>
              <w:t xml:space="preserve">.put(2, </w:t>
            </w:r>
            <w:r w:rsidRPr="005157FA">
              <w:rPr>
                <w:rFonts w:ascii="Cormorant Infant" w:hAnsi="Cormorant Infant"/>
              </w:rPr>
              <w:t>new</w:t>
            </w:r>
            <w:r w:rsidRPr="005157FA">
              <w:rPr>
                <w:rFonts w:ascii="Cormorant Infant" w:hAnsi="Cormorant Infant"/>
                <w:color w:val="000000"/>
              </w:rPr>
              <w:t xml:space="preserve"> Item(2, </w:t>
            </w:r>
            <w:r w:rsidRPr="005157FA">
              <w:rPr>
                <w:rFonts w:ascii="Cormorant Infant" w:hAnsi="Cormorant Infant"/>
                <w:color w:val="2A00FF"/>
              </w:rPr>
              <w:t>"Nokia 2021"</w:t>
            </w:r>
            <w:r w:rsidRPr="005157FA">
              <w:rPr>
                <w:rFonts w:ascii="Cormorant Infant" w:hAnsi="Cormorant Infant"/>
                <w:color w:val="000000"/>
              </w:rPr>
              <w:t>, 20.50, 0));</w:t>
            </w:r>
          </w:p>
          <w:p w14:paraId="1D8C7B39" w14:textId="77777777" w:rsidR="00122E06" w:rsidRPr="005157FA" w:rsidRDefault="00122E06" w:rsidP="00122E06">
            <w:pPr>
              <w:rPr>
                <w:rFonts w:ascii="Cormorant Infant" w:hAnsi="Cormorant Infant"/>
              </w:rPr>
            </w:pPr>
            <w:r w:rsidRPr="005157FA">
              <w:rPr>
                <w:rFonts w:ascii="Cormorant Infant" w:hAnsi="Cormorant Infant"/>
                <w:color w:val="000000"/>
              </w:rPr>
              <w:tab/>
            </w:r>
            <w:r w:rsidRPr="005157FA">
              <w:rPr>
                <w:rFonts w:ascii="Cormorant Infant" w:hAnsi="Cormorant Infant"/>
                <w:color w:val="000000"/>
              </w:rPr>
              <w:tab/>
            </w:r>
            <w:r w:rsidRPr="005157FA">
              <w:rPr>
                <w:rFonts w:ascii="Cormorant Infant" w:hAnsi="Cormorant Infant"/>
                <w:i/>
                <w:iCs/>
                <w:color w:val="0000C0"/>
              </w:rPr>
              <w:t>items</w:t>
            </w:r>
            <w:r w:rsidRPr="005157FA">
              <w:rPr>
                <w:rFonts w:ascii="Cormorant Infant" w:hAnsi="Cormorant Infant"/>
                <w:color w:val="000000"/>
              </w:rPr>
              <w:t xml:space="preserve">.put(3, </w:t>
            </w:r>
            <w:r w:rsidRPr="005157FA">
              <w:rPr>
                <w:rFonts w:ascii="Cormorant Infant" w:hAnsi="Cormorant Infant"/>
              </w:rPr>
              <w:t>new</w:t>
            </w:r>
            <w:r w:rsidRPr="005157FA">
              <w:rPr>
                <w:rFonts w:ascii="Cormorant Infant" w:hAnsi="Cormorant Infant"/>
                <w:color w:val="000000"/>
              </w:rPr>
              <w:t xml:space="preserve"> Item(3, </w:t>
            </w:r>
            <w:r w:rsidRPr="005157FA">
              <w:rPr>
                <w:rFonts w:ascii="Cormorant Infant" w:hAnsi="Cormorant Infant"/>
                <w:color w:val="2A00FF"/>
              </w:rPr>
              <w:t>"iPhone 20"</w:t>
            </w:r>
            <w:r w:rsidRPr="005157FA">
              <w:rPr>
                <w:rFonts w:ascii="Cormorant Infant" w:hAnsi="Cormorant Infant"/>
                <w:color w:val="000000"/>
              </w:rPr>
              <w:t>, 90.49, 0));</w:t>
            </w:r>
          </w:p>
          <w:p w14:paraId="1D8C7B3A" w14:textId="77777777" w:rsidR="00122E06" w:rsidRPr="005157FA" w:rsidRDefault="00122E06" w:rsidP="00122E06">
            <w:pPr>
              <w:rPr>
                <w:rFonts w:ascii="Cormorant Infant" w:hAnsi="Cormorant Infant"/>
              </w:rPr>
            </w:pPr>
            <w:r w:rsidRPr="005157FA">
              <w:rPr>
                <w:rFonts w:ascii="Cormorant Infant" w:hAnsi="Cormorant Infant"/>
                <w:color w:val="000000"/>
              </w:rPr>
              <w:tab/>
            </w:r>
            <w:r w:rsidRPr="005157FA">
              <w:rPr>
                <w:rFonts w:ascii="Cormorant Infant" w:hAnsi="Cormorant Infant"/>
                <w:color w:val="000000"/>
              </w:rPr>
              <w:tab/>
            </w:r>
            <w:r w:rsidRPr="005157FA">
              <w:rPr>
                <w:rFonts w:ascii="Cormorant Infant" w:hAnsi="Cormorant Infant"/>
                <w:i/>
                <w:iCs/>
                <w:color w:val="0000C0"/>
              </w:rPr>
              <w:t>items</w:t>
            </w:r>
            <w:r w:rsidRPr="005157FA">
              <w:rPr>
                <w:rFonts w:ascii="Cormorant Infant" w:hAnsi="Cormorant Infant"/>
                <w:color w:val="000000"/>
              </w:rPr>
              <w:t xml:space="preserve">.put(4, </w:t>
            </w:r>
            <w:r w:rsidRPr="005157FA">
              <w:rPr>
                <w:rFonts w:ascii="Cormorant Infant" w:hAnsi="Cormorant Infant"/>
              </w:rPr>
              <w:t>new</w:t>
            </w:r>
            <w:r w:rsidRPr="005157FA">
              <w:rPr>
                <w:rFonts w:ascii="Cormorant Infant" w:hAnsi="Cormorant Infant"/>
                <w:color w:val="000000"/>
              </w:rPr>
              <w:t xml:space="preserve"> Item(4, </w:t>
            </w:r>
            <w:r w:rsidRPr="005157FA">
              <w:rPr>
                <w:rFonts w:ascii="Cormorant Infant" w:hAnsi="Cormorant Infant"/>
                <w:color w:val="2A00FF"/>
              </w:rPr>
              <w:t>"Motorola"</w:t>
            </w:r>
            <w:r w:rsidRPr="005157FA">
              <w:rPr>
                <w:rFonts w:ascii="Cormorant Infant" w:hAnsi="Cormorant Infant"/>
                <w:color w:val="000000"/>
              </w:rPr>
              <w:t>, 15.55, 0));</w:t>
            </w:r>
          </w:p>
          <w:p w14:paraId="1D8C7B3B" w14:textId="77777777" w:rsidR="00122E06" w:rsidRPr="005157FA" w:rsidRDefault="00122E06" w:rsidP="00122E06">
            <w:pPr>
              <w:rPr>
                <w:rFonts w:ascii="Cormorant Infant" w:hAnsi="Cormorant Infant"/>
              </w:rPr>
            </w:pPr>
            <w:r w:rsidRPr="005157FA">
              <w:rPr>
                <w:rFonts w:ascii="Cormorant Infant" w:hAnsi="Cormorant Infant"/>
                <w:color w:val="000000"/>
              </w:rPr>
              <w:tab/>
            </w:r>
            <w:r w:rsidRPr="005157FA">
              <w:rPr>
                <w:rFonts w:ascii="Cormorant Infant" w:hAnsi="Cormorant Infant"/>
                <w:color w:val="000000"/>
              </w:rPr>
              <w:tab/>
            </w:r>
            <w:r w:rsidRPr="005157FA">
              <w:rPr>
                <w:rFonts w:ascii="Cormorant Infant" w:hAnsi="Cormorant Infant"/>
                <w:i/>
                <w:iCs/>
                <w:color w:val="0000C0"/>
              </w:rPr>
              <w:t>items</w:t>
            </w:r>
            <w:r w:rsidRPr="005157FA">
              <w:rPr>
                <w:rFonts w:ascii="Cormorant Infant" w:hAnsi="Cormorant Infant"/>
                <w:color w:val="000000"/>
              </w:rPr>
              <w:t xml:space="preserve">.put(5, </w:t>
            </w:r>
            <w:r w:rsidRPr="005157FA">
              <w:rPr>
                <w:rFonts w:ascii="Cormorant Infant" w:hAnsi="Cormorant Infant"/>
              </w:rPr>
              <w:t>new</w:t>
            </w:r>
            <w:r w:rsidRPr="005157FA">
              <w:rPr>
                <w:rFonts w:ascii="Cormorant Infant" w:hAnsi="Cormorant Infant"/>
                <w:color w:val="000000"/>
              </w:rPr>
              <w:t xml:space="preserve"> Item(5, </w:t>
            </w:r>
            <w:r w:rsidRPr="005157FA">
              <w:rPr>
                <w:rFonts w:ascii="Cormorant Infant" w:hAnsi="Cormorant Infant"/>
                <w:color w:val="2A00FF"/>
              </w:rPr>
              <w:t>"Seamen"</w:t>
            </w:r>
            <w:r w:rsidRPr="005157FA">
              <w:rPr>
                <w:rFonts w:ascii="Cormorant Infant" w:hAnsi="Cormorant Infant"/>
                <w:color w:val="000000"/>
              </w:rPr>
              <w:t>, 8.99, 0));</w:t>
            </w:r>
          </w:p>
          <w:p w14:paraId="1D8C7B3C" w14:textId="77777777" w:rsidR="00122E06" w:rsidRPr="005157FA" w:rsidRDefault="00122E06" w:rsidP="00122E06">
            <w:pPr>
              <w:rPr>
                <w:rFonts w:ascii="Cormorant Infant" w:hAnsi="Cormorant Infant"/>
              </w:rPr>
            </w:pPr>
            <w:r w:rsidRPr="005157FA">
              <w:rPr>
                <w:rFonts w:ascii="Cormorant Infant" w:hAnsi="Cormorant Infant"/>
                <w:color w:val="000000"/>
              </w:rPr>
              <w:tab/>
              <w:t>}</w:t>
            </w:r>
          </w:p>
          <w:p w14:paraId="1D8C7B3D" w14:textId="77777777" w:rsidR="00122E06" w:rsidRPr="005157FA" w:rsidRDefault="00122E06" w:rsidP="00122E06">
            <w:pPr>
              <w:rPr>
                <w:rFonts w:ascii="Cormorant Infant" w:hAnsi="Cormorant Infant"/>
              </w:rPr>
            </w:pPr>
            <w:r w:rsidRPr="005157FA">
              <w:rPr>
                <w:rFonts w:ascii="Cormorant Infant" w:hAnsi="Cormorant Infant"/>
                <w:color w:val="000000"/>
              </w:rPr>
              <w:t>}</w:t>
            </w:r>
          </w:p>
          <w:p w14:paraId="1D8C7B3E" w14:textId="77777777" w:rsidR="00122E06" w:rsidRPr="005157FA" w:rsidRDefault="00122E06" w:rsidP="00122E06">
            <w:pPr>
              <w:rPr>
                <w:rFonts w:ascii="Cormorant Infant" w:hAnsi="Cormorant Infant"/>
              </w:rPr>
            </w:pPr>
          </w:p>
        </w:tc>
      </w:tr>
    </w:tbl>
    <w:p w14:paraId="1D8C7B40" w14:textId="77777777" w:rsidR="00122E06" w:rsidRDefault="00122E06" w:rsidP="00122E06">
      <w:pPr>
        <w:pStyle w:val="ListParagraph"/>
        <w:numPr>
          <w:ilvl w:val="0"/>
          <w:numId w:val="14"/>
        </w:numPr>
      </w:pPr>
      <w:r>
        <w:t>ItemController</w:t>
      </w:r>
      <w:r w:rsidR="00290EE0">
        <w:t xml:space="preserve"> chuyển dữ liệu sang giao diện để hiển thị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22E06" w:rsidRPr="005157FA" w14:paraId="1D8C7B4A" w14:textId="77777777" w:rsidTr="00122E06">
        <w:tc>
          <w:tcPr>
            <w:tcW w:w="9350" w:type="dxa"/>
          </w:tcPr>
          <w:p w14:paraId="1D8C7B41" w14:textId="77777777" w:rsidR="00122E06" w:rsidRPr="005157FA" w:rsidRDefault="00122E06" w:rsidP="00122E06">
            <w:pPr>
              <w:rPr>
                <w:rFonts w:ascii="Cormorant Infant" w:hAnsi="Cormorant Infant"/>
              </w:rPr>
            </w:pPr>
            <w:r w:rsidRPr="005157FA">
              <w:rPr>
                <w:rFonts w:ascii="Cormorant Infant" w:hAnsi="Cormorant Infant"/>
              </w:rPr>
              <w:t>@Controller</w:t>
            </w:r>
          </w:p>
          <w:p w14:paraId="1D8C7B42" w14:textId="77777777" w:rsidR="00122E06" w:rsidRPr="005157FA" w:rsidRDefault="00122E06" w:rsidP="00122E06">
            <w:pPr>
              <w:rPr>
                <w:rFonts w:ascii="Cormorant Infant" w:hAnsi="Cormorant Infant"/>
              </w:rPr>
            </w:pPr>
            <w:r w:rsidRPr="005157FA">
              <w:rPr>
                <w:rFonts w:ascii="Cormorant Infant" w:hAnsi="Cormorant Infant"/>
                <w:b/>
                <w:bCs/>
                <w:color w:val="7F0055"/>
              </w:rPr>
              <w:t>public</w:t>
            </w:r>
            <w:r w:rsidRPr="005157FA">
              <w:rPr>
                <w:rFonts w:ascii="Cormorant Infant" w:hAnsi="Cormorant Infant"/>
                <w:color w:val="000000"/>
              </w:rPr>
              <w:t xml:space="preserve"> </w:t>
            </w:r>
            <w:r w:rsidRPr="005157FA">
              <w:rPr>
                <w:rFonts w:ascii="Cormorant Infant" w:hAnsi="Cormorant Infant"/>
                <w:b/>
                <w:bCs/>
                <w:color w:val="7F0055"/>
              </w:rPr>
              <w:t>class</w:t>
            </w:r>
            <w:r w:rsidRPr="005157FA">
              <w:rPr>
                <w:rFonts w:ascii="Cormorant Infant" w:hAnsi="Cormorant Infant"/>
                <w:color w:val="000000"/>
              </w:rPr>
              <w:t xml:space="preserve"> ItemController {</w:t>
            </w:r>
          </w:p>
          <w:p w14:paraId="1D8C7B43" w14:textId="77777777" w:rsidR="00122E06" w:rsidRPr="005157FA" w:rsidRDefault="00122E06" w:rsidP="00122E06">
            <w:pPr>
              <w:rPr>
                <w:rFonts w:ascii="Cormorant Infant" w:hAnsi="Cormorant Infant"/>
              </w:rPr>
            </w:pPr>
            <w:r w:rsidRPr="005157FA">
              <w:rPr>
                <w:rFonts w:ascii="Cormorant Infant" w:hAnsi="Cormorant Infant"/>
                <w:color w:val="000000"/>
              </w:rPr>
              <w:tab/>
            </w:r>
            <w:r w:rsidRPr="005157FA">
              <w:rPr>
                <w:rFonts w:ascii="Cormorant Infant" w:hAnsi="Cormorant Infant"/>
              </w:rPr>
              <w:t>@RequestMapping</w:t>
            </w:r>
            <w:r w:rsidRPr="005157FA">
              <w:rPr>
                <w:rFonts w:ascii="Cormorant Infant" w:hAnsi="Cormorant Infant"/>
                <w:color w:val="000000"/>
              </w:rPr>
              <w:t>(</w:t>
            </w:r>
            <w:r w:rsidRPr="005157FA">
              <w:rPr>
                <w:rFonts w:ascii="Cormorant Infant" w:hAnsi="Cormorant Infant"/>
                <w:color w:val="2A00FF"/>
              </w:rPr>
              <w:t>"/item/index"</w:t>
            </w:r>
            <w:r w:rsidRPr="005157FA">
              <w:rPr>
                <w:rFonts w:ascii="Cormorant Infant" w:hAnsi="Cormorant Infant"/>
                <w:color w:val="000000"/>
              </w:rPr>
              <w:t>)</w:t>
            </w:r>
          </w:p>
          <w:p w14:paraId="1D8C7B44" w14:textId="77777777" w:rsidR="00122E06" w:rsidRPr="005157FA" w:rsidRDefault="00122E06" w:rsidP="00122E06">
            <w:pPr>
              <w:rPr>
                <w:rFonts w:ascii="Cormorant Infant" w:hAnsi="Cormorant Infant"/>
              </w:rPr>
            </w:pPr>
            <w:r w:rsidRPr="005157FA">
              <w:rPr>
                <w:rFonts w:ascii="Cormorant Infant" w:hAnsi="Cormorant Infant"/>
                <w:color w:val="000000"/>
              </w:rPr>
              <w:tab/>
            </w:r>
            <w:r w:rsidRPr="005157FA">
              <w:rPr>
                <w:rFonts w:ascii="Cormorant Infant" w:hAnsi="Cormorant Infant"/>
                <w:b/>
                <w:bCs/>
                <w:color w:val="7F0055"/>
              </w:rPr>
              <w:t>public</w:t>
            </w:r>
            <w:r w:rsidRPr="005157FA">
              <w:rPr>
                <w:rFonts w:ascii="Cormorant Infant" w:hAnsi="Cormorant Infant"/>
                <w:color w:val="000000"/>
              </w:rPr>
              <w:t xml:space="preserve"> String list(Model </w:t>
            </w:r>
            <w:r w:rsidRPr="005157FA">
              <w:rPr>
                <w:rFonts w:ascii="Cormorant Infant" w:hAnsi="Cormorant Infant"/>
                <w:color w:val="6A3E3E"/>
              </w:rPr>
              <w:t>model</w:t>
            </w:r>
            <w:r w:rsidRPr="005157FA">
              <w:rPr>
                <w:rFonts w:ascii="Cormorant Infant" w:hAnsi="Cormorant Infant"/>
                <w:color w:val="000000"/>
              </w:rPr>
              <w:t>) {</w:t>
            </w:r>
          </w:p>
          <w:p w14:paraId="1D8C7B45" w14:textId="77777777" w:rsidR="00122E06" w:rsidRPr="005157FA" w:rsidRDefault="00122E06" w:rsidP="00122E06">
            <w:pPr>
              <w:rPr>
                <w:rFonts w:ascii="Cormorant Infant" w:hAnsi="Cormorant Infant"/>
              </w:rPr>
            </w:pPr>
            <w:r w:rsidRPr="005157FA">
              <w:rPr>
                <w:rFonts w:ascii="Cormorant Infant" w:hAnsi="Cormorant Infant"/>
                <w:color w:val="000000"/>
              </w:rPr>
              <w:tab/>
            </w:r>
            <w:r w:rsidRPr="005157FA">
              <w:rPr>
                <w:rFonts w:ascii="Cormorant Infant" w:hAnsi="Cormorant Infant"/>
                <w:color w:val="000000"/>
              </w:rPr>
              <w:tab/>
            </w:r>
            <w:r w:rsidRPr="005157FA">
              <w:rPr>
                <w:rFonts w:ascii="Cormorant Infant" w:hAnsi="Cormorant Infant"/>
                <w:color w:val="6A3E3E"/>
              </w:rPr>
              <w:t>model</w:t>
            </w:r>
            <w:r w:rsidRPr="005157FA">
              <w:rPr>
                <w:rFonts w:ascii="Cormorant Infant" w:hAnsi="Cormorant Infant"/>
                <w:color w:val="000000"/>
              </w:rPr>
              <w:t>.addAttribute(</w:t>
            </w:r>
            <w:r w:rsidRPr="005157FA">
              <w:rPr>
                <w:rFonts w:ascii="Cormorant Infant" w:hAnsi="Cormorant Infant"/>
                <w:color w:val="2A00FF"/>
              </w:rPr>
              <w:t>"items"</w:t>
            </w:r>
            <w:r w:rsidRPr="005157FA">
              <w:rPr>
                <w:rFonts w:ascii="Cormorant Infant" w:hAnsi="Cormorant Infant"/>
                <w:color w:val="000000"/>
              </w:rPr>
              <w:t xml:space="preserve">, </w:t>
            </w:r>
            <w:r w:rsidRPr="005157FA">
              <w:rPr>
                <w:rFonts w:ascii="Cormorant Infant" w:hAnsi="Cormorant Infant"/>
                <w:color w:val="000000"/>
                <w:highlight w:val="yellow"/>
              </w:rPr>
              <w:t>DB.</w:t>
            </w:r>
            <w:r w:rsidRPr="005157FA">
              <w:rPr>
                <w:rFonts w:ascii="Cormorant Infant" w:hAnsi="Cormorant Infant"/>
                <w:i/>
                <w:iCs/>
                <w:color w:val="0000C0"/>
                <w:highlight w:val="yellow"/>
              </w:rPr>
              <w:t>items</w:t>
            </w:r>
            <w:r w:rsidRPr="005157FA">
              <w:rPr>
                <w:rFonts w:ascii="Cormorant Infant" w:hAnsi="Cormorant Infant"/>
                <w:color w:val="000000"/>
                <w:highlight w:val="yellow"/>
              </w:rPr>
              <w:t>.values()</w:t>
            </w:r>
            <w:r w:rsidRPr="005157FA">
              <w:rPr>
                <w:rFonts w:ascii="Cormorant Infant" w:hAnsi="Cormorant Infant"/>
                <w:color w:val="000000"/>
              </w:rPr>
              <w:t>);</w:t>
            </w:r>
          </w:p>
          <w:p w14:paraId="1D8C7B46" w14:textId="77777777" w:rsidR="00122E06" w:rsidRPr="005157FA" w:rsidRDefault="00122E06" w:rsidP="00122E06">
            <w:pPr>
              <w:rPr>
                <w:rFonts w:ascii="Cormorant Infant" w:hAnsi="Cormorant Infant"/>
              </w:rPr>
            </w:pPr>
            <w:r w:rsidRPr="005157FA">
              <w:rPr>
                <w:rFonts w:ascii="Cormorant Infant" w:hAnsi="Cormorant Infant"/>
                <w:color w:val="000000"/>
              </w:rPr>
              <w:tab/>
            </w:r>
            <w:r w:rsidRPr="005157FA">
              <w:rPr>
                <w:rFonts w:ascii="Cormorant Infant" w:hAnsi="Cormorant Infant"/>
                <w:color w:val="000000"/>
              </w:rPr>
              <w:tab/>
            </w:r>
            <w:r w:rsidRPr="005157FA">
              <w:rPr>
                <w:rFonts w:ascii="Cormorant Infant" w:hAnsi="Cormorant Infant"/>
                <w:b/>
                <w:bCs/>
                <w:color w:val="7F0055"/>
              </w:rPr>
              <w:t>return</w:t>
            </w:r>
            <w:r w:rsidRPr="005157FA">
              <w:rPr>
                <w:rFonts w:ascii="Cormorant Infant" w:hAnsi="Cormorant Infant"/>
                <w:color w:val="000000"/>
              </w:rPr>
              <w:t xml:space="preserve"> </w:t>
            </w:r>
            <w:r w:rsidRPr="005157FA">
              <w:rPr>
                <w:rFonts w:ascii="Cormorant Infant" w:hAnsi="Cormorant Infant"/>
                <w:color w:val="2A00FF"/>
              </w:rPr>
              <w:t>"item/index"</w:t>
            </w:r>
            <w:r w:rsidRPr="005157FA">
              <w:rPr>
                <w:rFonts w:ascii="Cormorant Infant" w:hAnsi="Cormorant Infant"/>
                <w:color w:val="000000"/>
              </w:rPr>
              <w:t>;</w:t>
            </w:r>
          </w:p>
          <w:p w14:paraId="1D8C7B47" w14:textId="77777777" w:rsidR="00122E06" w:rsidRPr="005157FA" w:rsidRDefault="00122E06" w:rsidP="00122E06">
            <w:pPr>
              <w:rPr>
                <w:rFonts w:ascii="Cormorant Infant" w:hAnsi="Cormorant Infant"/>
              </w:rPr>
            </w:pPr>
            <w:r w:rsidRPr="005157FA">
              <w:rPr>
                <w:rFonts w:ascii="Cormorant Infant" w:hAnsi="Cormorant Infant"/>
                <w:color w:val="000000"/>
              </w:rPr>
              <w:lastRenderedPageBreak/>
              <w:tab/>
              <w:t>}</w:t>
            </w:r>
          </w:p>
          <w:p w14:paraId="1D8C7B48" w14:textId="77777777" w:rsidR="00122E06" w:rsidRPr="005157FA" w:rsidRDefault="00122E06" w:rsidP="00122E06">
            <w:pPr>
              <w:rPr>
                <w:rFonts w:ascii="Cormorant Infant" w:hAnsi="Cormorant Infant"/>
              </w:rPr>
            </w:pPr>
            <w:r w:rsidRPr="005157FA">
              <w:rPr>
                <w:rFonts w:ascii="Cormorant Infant" w:hAnsi="Cormorant Infant"/>
                <w:color w:val="000000"/>
              </w:rPr>
              <w:t>}</w:t>
            </w:r>
          </w:p>
          <w:p w14:paraId="1D8C7B49" w14:textId="77777777" w:rsidR="00122E06" w:rsidRPr="005157FA" w:rsidRDefault="00122E06" w:rsidP="00122E06">
            <w:pPr>
              <w:rPr>
                <w:rFonts w:ascii="Cormorant Infant" w:hAnsi="Cormorant Infant"/>
              </w:rPr>
            </w:pPr>
          </w:p>
        </w:tc>
      </w:tr>
    </w:tbl>
    <w:p w14:paraId="1D8C7B4B" w14:textId="77777777" w:rsidR="00122E06" w:rsidRDefault="00122E06" w:rsidP="00122E06">
      <w:pPr>
        <w:pStyle w:val="ListParagraph"/>
        <w:numPr>
          <w:ilvl w:val="0"/>
          <w:numId w:val="14"/>
        </w:numPr>
      </w:pPr>
      <w:r>
        <w:lastRenderedPageBreak/>
        <w:t>View item/index</w:t>
      </w:r>
      <w:r w:rsidR="002475C4">
        <w:t>.html</w:t>
      </w:r>
      <w:r w:rsidR="000B3A67">
        <w:t xml:space="preserve"> hiển thị các mặt hàng lên trang web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22E06" w:rsidRPr="00D7767F" w14:paraId="1D8C7B54" w14:textId="77777777" w:rsidTr="00122E06">
        <w:tc>
          <w:tcPr>
            <w:tcW w:w="9350" w:type="dxa"/>
          </w:tcPr>
          <w:p w14:paraId="1D8C7B4C" w14:textId="77777777" w:rsidR="00122E06" w:rsidRPr="00D7767F" w:rsidRDefault="00122E06" w:rsidP="00122E06">
            <w:pPr>
              <w:rPr>
                <w:rFonts w:ascii="Cormorant Infant" w:hAnsi="Cormorant Infant"/>
              </w:rPr>
            </w:pPr>
            <w:r w:rsidRPr="00D7767F">
              <w:rPr>
                <w:rFonts w:ascii="Cormorant Infant" w:hAnsi="Cormorant Infant"/>
              </w:rPr>
              <w:t>&lt;</w:t>
            </w:r>
            <w:r w:rsidRPr="00D7767F">
              <w:rPr>
                <w:rFonts w:ascii="Cormorant Infant" w:hAnsi="Cormorant Infant"/>
                <w:color w:val="3F7F7F"/>
              </w:rPr>
              <w:t>ul</w:t>
            </w:r>
            <w:r w:rsidRPr="00D7767F">
              <w:rPr>
                <w:rFonts w:ascii="Cormorant Infant" w:hAnsi="Cormorant Infant"/>
              </w:rPr>
              <w:t>&gt;</w:t>
            </w:r>
          </w:p>
          <w:p w14:paraId="1D8C7B4D" w14:textId="77777777" w:rsidR="00122E06" w:rsidRPr="00D7767F" w:rsidRDefault="00122E06" w:rsidP="00122E06">
            <w:pPr>
              <w:rPr>
                <w:rFonts w:ascii="Cormorant Infant" w:hAnsi="Cormorant Infant"/>
              </w:rPr>
            </w:pPr>
            <w:r w:rsidRPr="00D7767F">
              <w:rPr>
                <w:rFonts w:ascii="Cormorant Infant" w:hAnsi="Cormorant Infant"/>
              </w:rPr>
              <w:t>&lt;</w:t>
            </w:r>
            <w:r w:rsidR="002475C4" w:rsidRPr="00D7767F">
              <w:rPr>
                <w:rFonts w:ascii="Cormorant Infant" w:hAnsi="Cormorant Infant"/>
                <w:color w:val="3F7F7F"/>
              </w:rPr>
              <w:t>th:block</w:t>
            </w:r>
            <w:r w:rsidRPr="00D7767F">
              <w:rPr>
                <w:rFonts w:ascii="Cormorant Infant" w:hAnsi="Cormorant Infant"/>
              </w:rPr>
              <w:t xml:space="preserve"> </w:t>
            </w:r>
            <w:r w:rsidR="00D7767F" w:rsidRPr="00D7767F">
              <w:rPr>
                <w:rFonts w:ascii="Cormorant Infant" w:hAnsi="Cormorant Infant"/>
                <w:color w:val="7F007F"/>
              </w:rPr>
              <w:t>th</w:t>
            </w:r>
            <w:r w:rsidR="00D7767F" w:rsidRPr="00D7767F">
              <w:rPr>
                <w:rFonts w:ascii="Cormorant Infant" w:hAnsi="Cormorant Infant"/>
              </w:rPr>
              <w:t>:</w:t>
            </w:r>
            <w:r w:rsidR="002475C4" w:rsidRPr="00D7767F">
              <w:rPr>
                <w:rFonts w:ascii="Cormorant Infant" w:hAnsi="Cormorant Infant"/>
                <w:color w:val="7F007F"/>
              </w:rPr>
              <w:t>each</w:t>
            </w:r>
            <w:r w:rsidRPr="00D7767F">
              <w:rPr>
                <w:rFonts w:ascii="Cormorant Infant" w:hAnsi="Cormorant Infant"/>
                <w:color w:val="000000"/>
              </w:rPr>
              <w:t>=</w:t>
            </w:r>
            <w:r w:rsidRPr="00D7767F">
              <w:rPr>
                <w:rFonts w:ascii="Cormorant Infant" w:hAnsi="Cormorant Infant"/>
                <w:i/>
                <w:iCs/>
                <w:color w:val="2A00FF"/>
              </w:rPr>
              <w:t>"</w:t>
            </w:r>
            <w:r w:rsidR="002475C4" w:rsidRPr="00D7767F">
              <w:rPr>
                <w:rFonts w:ascii="Cormorant Infant" w:hAnsi="Cormorant Infant"/>
                <w:i/>
                <w:iCs/>
                <w:color w:val="2A00FF"/>
              </w:rPr>
              <w:t xml:space="preserve">item: </w:t>
            </w:r>
            <w:r w:rsidRPr="00D7767F">
              <w:rPr>
                <w:rFonts w:ascii="Cormorant Infant" w:hAnsi="Cormorant Infant"/>
                <w:color w:val="000000"/>
                <w:highlight w:val="yellow"/>
              </w:rPr>
              <w:t>${items}</w:t>
            </w:r>
            <w:r w:rsidRPr="00D7767F">
              <w:rPr>
                <w:rFonts w:ascii="Cormorant Infant" w:hAnsi="Cormorant Infant"/>
                <w:i/>
                <w:iCs/>
                <w:color w:val="2A00FF"/>
              </w:rPr>
              <w:t>"</w:t>
            </w:r>
            <w:r w:rsidRPr="00D7767F">
              <w:rPr>
                <w:rFonts w:ascii="Cormorant Infant" w:hAnsi="Cormorant Infant"/>
              </w:rPr>
              <w:t>&gt;</w:t>
            </w:r>
          </w:p>
          <w:p w14:paraId="1D8C7B4E" w14:textId="77777777" w:rsidR="00122E06" w:rsidRPr="00D7767F" w:rsidRDefault="00122E06" w:rsidP="00122E06">
            <w:pPr>
              <w:rPr>
                <w:rFonts w:ascii="Cormorant Infant" w:hAnsi="Cormorant Infant"/>
              </w:rPr>
            </w:pPr>
            <w:r w:rsidRPr="00D7767F">
              <w:rPr>
                <w:rFonts w:ascii="Cormorant Infant" w:hAnsi="Cormorant Infant"/>
                <w:color w:val="000000"/>
              </w:rPr>
              <w:tab/>
            </w:r>
            <w:r w:rsidRPr="00D7767F">
              <w:rPr>
                <w:rFonts w:ascii="Cormorant Infant" w:hAnsi="Cormorant Infant"/>
              </w:rPr>
              <w:t>&lt;</w:t>
            </w:r>
            <w:r w:rsidRPr="00D7767F">
              <w:rPr>
                <w:rFonts w:ascii="Cormorant Infant" w:hAnsi="Cormorant Infant"/>
                <w:color w:val="3F7F7F"/>
              </w:rPr>
              <w:t>li</w:t>
            </w:r>
            <w:r w:rsidRPr="00D7767F">
              <w:rPr>
                <w:rFonts w:ascii="Cormorant Infant" w:hAnsi="Cormorant Infant"/>
              </w:rPr>
              <w:t>&gt;</w:t>
            </w:r>
          </w:p>
          <w:p w14:paraId="1D8C7B4F" w14:textId="77777777" w:rsidR="00122E06" w:rsidRPr="00D7767F" w:rsidRDefault="00122E06" w:rsidP="00122E06">
            <w:pPr>
              <w:rPr>
                <w:rFonts w:ascii="Cormorant Infant" w:hAnsi="Cormorant Infant"/>
              </w:rPr>
            </w:pPr>
            <w:r w:rsidRPr="00D7767F">
              <w:rPr>
                <w:rFonts w:ascii="Cormorant Infant" w:hAnsi="Cormorant Infant"/>
                <w:color w:val="000000"/>
              </w:rPr>
              <w:tab/>
            </w:r>
            <w:r w:rsidRPr="00D7767F">
              <w:rPr>
                <w:rFonts w:ascii="Cormorant Infant" w:hAnsi="Cormorant Infant"/>
                <w:color w:val="000000"/>
              </w:rPr>
              <w:tab/>
              <w:t>${item.name} (${item.price}) ::</w:t>
            </w:r>
          </w:p>
          <w:p w14:paraId="1D8C7B50" w14:textId="77777777" w:rsidR="00122E06" w:rsidRPr="00D7767F" w:rsidRDefault="00122E06" w:rsidP="00122E06">
            <w:pPr>
              <w:rPr>
                <w:rFonts w:ascii="Cormorant Infant" w:hAnsi="Cormorant Infant"/>
              </w:rPr>
            </w:pPr>
            <w:r w:rsidRPr="00D7767F">
              <w:rPr>
                <w:rFonts w:ascii="Cormorant Infant" w:hAnsi="Cormorant Infant"/>
                <w:color w:val="000000"/>
              </w:rPr>
              <w:tab/>
            </w:r>
            <w:r w:rsidRPr="00D7767F">
              <w:rPr>
                <w:rFonts w:ascii="Cormorant Infant" w:hAnsi="Cormorant Infant"/>
                <w:color w:val="000000"/>
              </w:rPr>
              <w:tab/>
              <w:t>[</w:t>
            </w:r>
            <w:r w:rsidRPr="00D7767F">
              <w:rPr>
                <w:rFonts w:ascii="Cormorant Infant" w:hAnsi="Cormorant Infant"/>
              </w:rPr>
              <w:t>&lt;</w:t>
            </w:r>
            <w:r w:rsidRPr="00D7767F">
              <w:rPr>
                <w:rFonts w:ascii="Cormorant Infant" w:hAnsi="Cormorant Infant"/>
                <w:color w:val="3F7F7F"/>
              </w:rPr>
              <w:t>a</w:t>
            </w:r>
            <w:r w:rsidRPr="00D7767F">
              <w:rPr>
                <w:rFonts w:ascii="Cormorant Infant" w:hAnsi="Cormorant Infant"/>
              </w:rPr>
              <w:t xml:space="preserve"> </w:t>
            </w:r>
            <w:r w:rsidR="00D7767F">
              <w:rPr>
                <w:rFonts w:ascii="Cormorant Infant" w:hAnsi="Cormorant Infant"/>
              </w:rPr>
              <w:t>th:</w:t>
            </w:r>
            <w:r w:rsidRPr="00D7767F">
              <w:rPr>
                <w:rFonts w:ascii="Cormorant Infant" w:hAnsi="Cormorant Infant"/>
                <w:color w:val="7F007F"/>
              </w:rPr>
              <w:t>href</w:t>
            </w:r>
            <w:r w:rsidRPr="00D7767F">
              <w:rPr>
                <w:rFonts w:ascii="Cormorant Infant" w:hAnsi="Cormorant Infant"/>
                <w:color w:val="000000"/>
              </w:rPr>
              <w:t>=</w:t>
            </w:r>
            <w:r w:rsidRPr="00D7767F">
              <w:rPr>
                <w:rFonts w:ascii="Cormorant Infant" w:hAnsi="Cormorant Infant"/>
                <w:i/>
                <w:iCs/>
                <w:color w:val="2A00FF"/>
              </w:rPr>
              <w:t>"</w:t>
            </w:r>
            <w:r w:rsidR="00D7767F">
              <w:rPr>
                <w:rFonts w:ascii="Cormorant Infant" w:hAnsi="Cormorant Infant"/>
                <w:i/>
                <w:iCs/>
                <w:color w:val="2A00FF"/>
              </w:rPr>
              <w:t>@{|</w:t>
            </w:r>
            <w:r w:rsidR="00D7767F" w:rsidRPr="00D7767F">
              <w:rPr>
                <w:rFonts w:ascii="Cormorant Infant" w:hAnsi="Cormorant Infant"/>
                <w:i/>
                <w:iCs/>
                <w:color w:val="2A00FF"/>
                <w:highlight w:val="cyan"/>
              </w:rPr>
              <w:t>/cart/add/</w:t>
            </w:r>
            <w:r w:rsidR="00D7767F" w:rsidRPr="00D7767F">
              <w:rPr>
                <w:rFonts w:ascii="Cormorant Infant" w:hAnsi="Cormorant Infant"/>
                <w:color w:val="000000"/>
                <w:highlight w:val="cyan"/>
              </w:rPr>
              <w:t>${item.id}</w:t>
            </w:r>
            <w:r w:rsidR="00D7767F">
              <w:rPr>
                <w:rFonts w:ascii="Cormorant Infant" w:hAnsi="Cormorant Infant"/>
                <w:i/>
                <w:iCs/>
                <w:color w:val="2A00FF"/>
              </w:rPr>
              <w:t>|}</w:t>
            </w:r>
            <w:r w:rsidRPr="00D7767F">
              <w:rPr>
                <w:rFonts w:ascii="Cormorant Infant" w:hAnsi="Cormorant Infant"/>
                <w:i/>
                <w:iCs/>
                <w:color w:val="2A00FF"/>
              </w:rPr>
              <w:t>"</w:t>
            </w:r>
            <w:r w:rsidRPr="00D7767F">
              <w:rPr>
                <w:rFonts w:ascii="Cormorant Infant" w:hAnsi="Cormorant Infant"/>
              </w:rPr>
              <w:t>&gt;</w:t>
            </w:r>
            <w:r w:rsidRPr="00D7767F">
              <w:rPr>
                <w:rFonts w:ascii="Cormorant Infant" w:hAnsi="Cormorant Infant"/>
                <w:color w:val="000000"/>
              </w:rPr>
              <w:t>Add To Cart</w:t>
            </w:r>
            <w:r w:rsidRPr="00D7767F">
              <w:rPr>
                <w:rFonts w:ascii="Cormorant Infant" w:hAnsi="Cormorant Infant"/>
              </w:rPr>
              <w:t>&lt;/</w:t>
            </w:r>
            <w:r w:rsidRPr="00D7767F">
              <w:rPr>
                <w:rFonts w:ascii="Cormorant Infant" w:hAnsi="Cormorant Infant"/>
                <w:color w:val="3F7F7F"/>
              </w:rPr>
              <w:t>a</w:t>
            </w:r>
            <w:r w:rsidRPr="00D7767F">
              <w:rPr>
                <w:rFonts w:ascii="Cormorant Infant" w:hAnsi="Cormorant Infant"/>
              </w:rPr>
              <w:t>&gt;</w:t>
            </w:r>
            <w:r w:rsidRPr="00D7767F">
              <w:rPr>
                <w:rFonts w:ascii="Cormorant Infant" w:hAnsi="Cormorant Infant"/>
                <w:color w:val="000000"/>
              </w:rPr>
              <w:t>]</w:t>
            </w:r>
          </w:p>
          <w:p w14:paraId="1D8C7B51" w14:textId="77777777" w:rsidR="00122E06" w:rsidRPr="00D7767F" w:rsidRDefault="00122E06" w:rsidP="00122E06">
            <w:pPr>
              <w:rPr>
                <w:rFonts w:ascii="Cormorant Infant" w:hAnsi="Cormorant Infant"/>
              </w:rPr>
            </w:pPr>
            <w:r w:rsidRPr="00D7767F">
              <w:rPr>
                <w:rFonts w:ascii="Cormorant Infant" w:hAnsi="Cormorant Infant"/>
                <w:color w:val="000000"/>
              </w:rPr>
              <w:tab/>
            </w:r>
            <w:r w:rsidRPr="00D7767F">
              <w:rPr>
                <w:rFonts w:ascii="Cormorant Infant" w:hAnsi="Cormorant Infant"/>
              </w:rPr>
              <w:t>&lt;/</w:t>
            </w:r>
            <w:r w:rsidRPr="00D7767F">
              <w:rPr>
                <w:rFonts w:ascii="Cormorant Infant" w:hAnsi="Cormorant Infant"/>
                <w:color w:val="3F7F7F"/>
              </w:rPr>
              <w:t>li</w:t>
            </w:r>
            <w:r w:rsidRPr="00D7767F">
              <w:rPr>
                <w:rFonts w:ascii="Cormorant Infant" w:hAnsi="Cormorant Infant"/>
              </w:rPr>
              <w:t>&gt;</w:t>
            </w:r>
          </w:p>
          <w:p w14:paraId="1D8C7B52" w14:textId="77777777" w:rsidR="00122E06" w:rsidRPr="00D7767F" w:rsidRDefault="00122E06" w:rsidP="00122E06">
            <w:pPr>
              <w:rPr>
                <w:rFonts w:ascii="Cormorant Infant" w:hAnsi="Cormorant Infant"/>
              </w:rPr>
            </w:pPr>
            <w:r w:rsidRPr="00D7767F">
              <w:rPr>
                <w:rFonts w:ascii="Cormorant Infant" w:hAnsi="Cormorant Infant"/>
              </w:rPr>
              <w:t>&lt;/</w:t>
            </w:r>
            <w:r w:rsidR="002475C4" w:rsidRPr="00D7767F">
              <w:rPr>
                <w:rFonts w:ascii="Cormorant Infant" w:hAnsi="Cormorant Infant"/>
                <w:color w:val="3F7F7F"/>
              </w:rPr>
              <w:t>th:block</w:t>
            </w:r>
            <w:r w:rsidRPr="00D7767F">
              <w:rPr>
                <w:rFonts w:ascii="Cormorant Infant" w:hAnsi="Cormorant Infant"/>
              </w:rPr>
              <w:t>&gt;</w:t>
            </w:r>
          </w:p>
          <w:p w14:paraId="1D8C7B53" w14:textId="77777777" w:rsidR="00122E06" w:rsidRPr="00D7767F" w:rsidRDefault="00122E06" w:rsidP="00122E06">
            <w:pPr>
              <w:rPr>
                <w:rFonts w:ascii="Cormorant Infant" w:hAnsi="Cormorant Infant"/>
              </w:rPr>
            </w:pPr>
            <w:r w:rsidRPr="00D7767F">
              <w:rPr>
                <w:rFonts w:ascii="Cormorant Infant" w:hAnsi="Cormorant Infant"/>
              </w:rPr>
              <w:t>&lt;/</w:t>
            </w:r>
            <w:r w:rsidRPr="00D7767F">
              <w:rPr>
                <w:rFonts w:ascii="Cormorant Infant" w:hAnsi="Cormorant Infant"/>
                <w:color w:val="3F7F7F"/>
              </w:rPr>
              <w:t>ul</w:t>
            </w:r>
            <w:r w:rsidRPr="00D7767F">
              <w:rPr>
                <w:rFonts w:ascii="Cormorant Infant" w:hAnsi="Cormorant Infant"/>
              </w:rPr>
              <w:t>&gt;</w:t>
            </w:r>
          </w:p>
        </w:tc>
      </w:tr>
    </w:tbl>
    <w:p w14:paraId="1D8C7B55" w14:textId="77777777" w:rsidR="00122E06" w:rsidRDefault="000B3A67" w:rsidP="00122E06">
      <w:pPr>
        <w:pStyle w:val="ListParagraph"/>
        <w:numPr>
          <w:ilvl w:val="0"/>
          <w:numId w:val="15"/>
        </w:numPr>
      </w:pPr>
      <w:r>
        <w:t>H</w:t>
      </w:r>
      <w:r w:rsidR="00122E06">
        <w:t>iển thị giỏ hàng</w:t>
      </w:r>
    </w:p>
    <w:p w14:paraId="1D8C7B56" w14:textId="77777777" w:rsidR="00122E06" w:rsidRDefault="00122E06" w:rsidP="00122E06">
      <w:pPr>
        <w:jc w:val="center"/>
      </w:pPr>
      <w:r>
        <w:rPr>
          <w:noProof/>
        </w:rPr>
        <w:drawing>
          <wp:inline distT="0" distB="0" distL="0" distR="0" wp14:anchorId="1D8C7BA6" wp14:editId="1D8C7BA7">
            <wp:extent cx="5248275" cy="301942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C7B57" w14:textId="77777777" w:rsidR="00122E06" w:rsidRDefault="00122E06" w:rsidP="00122E06">
      <w:r>
        <w:t>Để hiển thị được giỏ hàng chúng ta cần các thành phần sau</w:t>
      </w:r>
    </w:p>
    <w:p w14:paraId="1D8C7B58" w14:textId="77777777" w:rsidR="00122E06" w:rsidRDefault="00122E06" w:rsidP="00122E06">
      <w:pPr>
        <w:pStyle w:val="ListParagraph"/>
        <w:numPr>
          <w:ilvl w:val="0"/>
          <w:numId w:val="14"/>
        </w:numPr>
      </w:pPr>
      <w:r>
        <w:t>ShoppingCartController</w:t>
      </w:r>
      <w:r w:rsidR="00797DF2">
        <w:t xml:space="preserve"> chuyển dữ liệu giỏ hàng sang giao diện để hiển thị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22E06" w:rsidRPr="005157FA" w14:paraId="1D8C7B65" w14:textId="77777777" w:rsidTr="00122E06">
        <w:tc>
          <w:tcPr>
            <w:tcW w:w="9350" w:type="dxa"/>
          </w:tcPr>
          <w:p w14:paraId="1D8C7B59" w14:textId="77777777" w:rsidR="00122E06" w:rsidRPr="005157FA" w:rsidRDefault="00122E06" w:rsidP="00122E06">
            <w:pPr>
              <w:rPr>
                <w:rFonts w:ascii="Cormorant Infant" w:hAnsi="Cormorant Infant"/>
              </w:rPr>
            </w:pPr>
            <w:r w:rsidRPr="005157FA">
              <w:rPr>
                <w:rFonts w:ascii="Cormorant Infant" w:hAnsi="Cormorant Infant"/>
              </w:rPr>
              <w:t>@Controller</w:t>
            </w:r>
          </w:p>
          <w:p w14:paraId="1D8C7B5A" w14:textId="77777777" w:rsidR="00122E06" w:rsidRPr="005157FA" w:rsidRDefault="00122E06" w:rsidP="00122E06">
            <w:pPr>
              <w:rPr>
                <w:rFonts w:ascii="Cormorant Infant" w:hAnsi="Cormorant Infant"/>
              </w:rPr>
            </w:pPr>
            <w:r w:rsidRPr="005157FA">
              <w:rPr>
                <w:rFonts w:ascii="Cormorant Infant" w:hAnsi="Cormorant Infant"/>
                <w:b/>
                <w:bCs/>
                <w:color w:val="7F0055"/>
              </w:rPr>
              <w:t>public</w:t>
            </w:r>
            <w:r w:rsidRPr="005157FA">
              <w:rPr>
                <w:rFonts w:ascii="Cormorant Infant" w:hAnsi="Cormorant Infant"/>
                <w:color w:val="000000"/>
              </w:rPr>
              <w:t xml:space="preserve"> </w:t>
            </w:r>
            <w:r w:rsidRPr="005157FA">
              <w:rPr>
                <w:rFonts w:ascii="Cormorant Infant" w:hAnsi="Cormorant Infant"/>
                <w:b/>
                <w:bCs/>
                <w:color w:val="7F0055"/>
              </w:rPr>
              <w:t>class</w:t>
            </w:r>
            <w:r w:rsidRPr="005157FA">
              <w:rPr>
                <w:rFonts w:ascii="Cormorant Infant" w:hAnsi="Cormorant Infant"/>
                <w:color w:val="000000"/>
              </w:rPr>
              <w:t xml:space="preserve"> ShoppingCartController {</w:t>
            </w:r>
          </w:p>
          <w:p w14:paraId="1D8C7B5B" w14:textId="77777777" w:rsidR="00122E06" w:rsidRPr="005157FA" w:rsidRDefault="00122E06" w:rsidP="00122E06">
            <w:pPr>
              <w:rPr>
                <w:rFonts w:ascii="Cormorant Infant" w:hAnsi="Cormorant Infant"/>
              </w:rPr>
            </w:pPr>
            <w:r w:rsidRPr="005157FA">
              <w:rPr>
                <w:rFonts w:ascii="Cormorant Infant" w:hAnsi="Cormorant Infant"/>
                <w:color w:val="000000"/>
              </w:rPr>
              <w:tab/>
            </w:r>
            <w:r w:rsidRPr="005157FA">
              <w:rPr>
                <w:rFonts w:ascii="Cormorant Infant" w:hAnsi="Cormorant Infant"/>
              </w:rPr>
              <w:t>@Autowired</w:t>
            </w:r>
          </w:p>
          <w:p w14:paraId="1D8C7B5C" w14:textId="77777777" w:rsidR="00122E06" w:rsidRPr="005157FA" w:rsidRDefault="00122E06" w:rsidP="00122E06">
            <w:pPr>
              <w:rPr>
                <w:rFonts w:ascii="Cormorant Infant" w:hAnsi="Cormorant Infant"/>
              </w:rPr>
            </w:pPr>
            <w:r w:rsidRPr="005157FA">
              <w:rPr>
                <w:rFonts w:ascii="Cormorant Infant" w:hAnsi="Cormorant Infant"/>
                <w:color w:val="000000"/>
              </w:rPr>
              <w:tab/>
            </w:r>
            <w:r w:rsidRPr="005157FA">
              <w:rPr>
                <w:rFonts w:ascii="Cormorant Infant" w:hAnsi="Cormorant Infant"/>
                <w:color w:val="000000"/>
                <w:highlight w:val="yellow"/>
              </w:rPr>
              <w:t xml:space="preserve">ShoppingCartService </w:t>
            </w:r>
            <w:r w:rsidRPr="005157FA">
              <w:rPr>
                <w:rFonts w:ascii="Cormorant Infant" w:hAnsi="Cormorant Infant"/>
                <w:color w:val="0000C0"/>
                <w:highlight w:val="yellow"/>
              </w:rPr>
              <w:t>cart</w:t>
            </w:r>
            <w:r w:rsidRPr="005157FA">
              <w:rPr>
                <w:rFonts w:ascii="Cormorant Infant" w:hAnsi="Cormorant Infant"/>
                <w:color w:val="000000"/>
                <w:highlight w:val="yellow"/>
              </w:rPr>
              <w:t>;</w:t>
            </w:r>
            <w:r w:rsidR="00D709EA" w:rsidRPr="005157FA">
              <w:rPr>
                <w:rFonts w:ascii="Cormorant Infant" w:hAnsi="Cormorant Infant"/>
                <w:color w:val="000000"/>
              </w:rPr>
              <w:t xml:space="preserve"> </w:t>
            </w:r>
            <w:r w:rsidR="00D709EA" w:rsidRPr="005157FA">
              <w:rPr>
                <w:rFonts w:ascii="Cormorant Infant" w:hAnsi="Cormorant Infant"/>
                <w:b/>
                <w:i/>
                <w:color w:val="00B050"/>
              </w:rPr>
              <w:t>// tiêm Spring Bean đã viết ở bài trước</w:t>
            </w:r>
          </w:p>
          <w:p w14:paraId="1D8C7B5D" w14:textId="77777777" w:rsidR="00122E06" w:rsidRPr="005157FA" w:rsidRDefault="00122E06" w:rsidP="00122E06">
            <w:pPr>
              <w:rPr>
                <w:rFonts w:ascii="Cormorant Infant" w:hAnsi="Cormorant Infant"/>
              </w:rPr>
            </w:pPr>
            <w:r w:rsidRPr="005157FA">
              <w:rPr>
                <w:rFonts w:ascii="Cormorant Infant" w:hAnsi="Cormorant Infant"/>
                <w:color w:val="000000"/>
              </w:rPr>
              <w:tab/>
            </w:r>
          </w:p>
          <w:p w14:paraId="1D8C7B5E" w14:textId="77777777" w:rsidR="00122E06" w:rsidRPr="005157FA" w:rsidRDefault="00122E06" w:rsidP="00122E06">
            <w:pPr>
              <w:rPr>
                <w:rFonts w:ascii="Cormorant Infant" w:hAnsi="Cormorant Infant"/>
              </w:rPr>
            </w:pPr>
            <w:r w:rsidRPr="005157FA">
              <w:rPr>
                <w:rFonts w:ascii="Cormorant Infant" w:hAnsi="Cormorant Infant"/>
                <w:color w:val="000000"/>
              </w:rPr>
              <w:lastRenderedPageBreak/>
              <w:tab/>
            </w:r>
            <w:r w:rsidRPr="005157FA">
              <w:rPr>
                <w:rFonts w:ascii="Cormorant Infant" w:hAnsi="Cormorant Infant"/>
              </w:rPr>
              <w:t>@RequestMapping</w:t>
            </w:r>
            <w:r w:rsidRPr="005157FA">
              <w:rPr>
                <w:rFonts w:ascii="Cormorant Infant" w:hAnsi="Cormorant Infant"/>
                <w:color w:val="000000"/>
              </w:rPr>
              <w:t>(</w:t>
            </w:r>
            <w:r w:rsidRPr="005157FA">
              <w:rPr>
                <w:rFonts w:ascii="Cormorant Infant" w:hAnsi="Cormorant Infant"/>
                <w:color w:val="2A00FF"/>
              </w:rPr>
              <w:t>"/cart/view"</w:t>
            </w:r>
            <w:r w:rsidRPr="005157FA">
              <w:rPr>
                <w:rFonts w:ascii="Cormorant Infant" w:hAnsi="Cormorant Infant"/>
                <w:color w:val="000000"/>
              </w:rPr>
              <w:t>)</w:t>
            </w:r>
          </w:p>
          <w:p w14:paraId="1D8C7B5F" w14:textId="77777777" w:rsidR="00122E06" w:rsidRPr="005157FA" w:rsidRDefault="00122E06" w:rsidP="00122E06">
            <w:pPr>
              <w:rPr>
                <w:rFonts w:ascii="Cormorant Infant" w:hAnsi="Cormorant Infant"/>
              </w:rPr>
            </w:pPr>
            <w:r w:rsidRPr="005157FA">
              <w:rPr>
                <w:rFonts w:ascii="Cormorant Infant" w:hAnsi="Cormorant Infant"/>
                <w:color w:val="000000"/>
              </w:rPr>
              <w:tab/>
            </w:r>
            <w:r w:rsidRPr="005157FA">
              <w:rPr>
                <w:rFonts w:ascii="Cormorant Infant" w:hAnsi="Cormorant Infant"/>
                <w:b/>
                <w:bCs/>
                <w:color w:val="7F0055"/>
              </w:rPr>
              <w:t>public</w:t>
            </w:r>
            <w:r w:rsidRPr="005157FA">
              <w:rPr>
                <w:rFonts w:ascii="Cormorant Infant" w:hAnsi="Cormorant Infant"/>
                <w:color w:val="000000"/>
              </w:rPr>
              <w:t xml:space="preserve"> String view(Model </w:t>
            </w:r>
            <w:r w:rsidRPr="005157FA">
              <w:rPr>
                <w:rFonts w:ascii="Cormorant Infant" w:hAnsi="Cormorant Infant"/>
                <w:color w:val="6A3E3E"/>
              </w:rPr>
              <w:t>model</w:t>
            </w:r>
            <w:r w:rsidRPr="005157FA">
              <w:rPr>
                <w:rFonts w:ascii="Cormorant Infant" w:hAnsi="Cormorant Infant"/>
                <w:color w:val="000000"/>
              </w:rPr>
              <w:t>) {</w:t>
            </w:r>
          </w:p>
          <w:p w14:paraId="1D8C7B60" w14:textId="77777777" w:rsidR="00122E06" w:rsidRPr="005157FA" w:rsidRDefault="00122E06" w:rsidP="00122E06">
            <w:pPr>
              <w:rPr>
                <w:rFonts w:ascii="Cormorant Infant" w:hAnsi="Cormorant Infant"/>
              </w:rPr>
            </w:pPr>
            <w:r w:rsidRPr="005157FA">
              <w:rPr>
                <w:rFonts w:ascii="Cormorant Infant" w:hAnsi="Cormorant Infant"/>
                <w:color w:val="000000"/>
              </w:rPr>
              <w:tab/>
            </w:r>
            <w:r w:rsidRPr="005157FA">
              <w:rPr>
                <w:rFonts w:ascii="Cormorant Infant" w:hAnsi="Cormorant Infant"/>
                <w:color w:val="000000"/>
              </w:rPr>
              <w:tab/>
            </w:r>
            <w:r w:rsidRPr="005157FA">
              <w:rPr>
                <w:rFonts w:ascii="Cormorant Infant" w:hAnsi="Cormorant Infant"/>
                <w:color w:val="6A3E3E"/>
              </w:rPr>
              <w:t>model</w:t>
            </w:r>
            <w:r w:rsidRPr="005157FA">
              <w:rPr>
                <w:rFonts w:ascii="Cormorant Infant" w:hAnsi="Cormorant Infant"/>
                <w:color w:val="000000"/>
              </w:rPr>
              <w:t>.addAttribute(</w:t>
            </w:r>
            <w:r w:rsidRPr="005157FA">
              <w:rPr>
                <w:rFonts w:ascii="Cormorant Infant" w:hAnsi="Cormorant Infant"/>
                <w:color w:val="2A00FF"/>
              </w:rPr>
              <w:t>"</w:t>
            </w:r>
            <w:r w:rsidRPr="005157FA">
              <w:rPr>
                <w:rFonts w:ascii="Cormorant Infant" w:hAnsi="Cormorant Infant"/>
                <w:color w:val="2A00FF"/>
                <w:highlight w:val="yellow"/>
              </w:rPr>
              <w:t>cart</w:t>
            </w:r>
            <w:r w:rsidRPr="005157FA">
              <w:rPr>
                <w:rFonts w:ascii="Cormorant Infant" w:hAnsi="Cormorant Infant"/>
                <w:color w:val="2A00FF"/>
              </w:rPr>
              <w:t>"</w:t>
            </w:r>
            <w:r w:rsidRPr="005157FA">
              <w:rPr>
                <w:rFonts w:ascii="Cormorant Infant" w:hAnsi="Cormorant Infant"/>
                <w:color w:val="000000"/>
              </w:rPr>
              <w:t xml:space="preserve">, </w:t>
            </w:r>
            <w:r w:rsidRPr="005157FA">
              <w:rPr>
                <w:rFonts w:ascii="Cormorant Infant" w:hAnsi="Cormorant Infant"/>
                <w:color w:val="0000C0"/>
              </w:rPr>
              <w:t>cart</w:t>
            </w:r>
            <w:r w:rsidRPr="005157FA">
              <w:rPr>
                <w:rFonts w:ascii="Cormorant Infant" w:hAnsi="Cormorant Infant"/>
                <w:color w:val="000000"/>
              </w:rPr>
              <w:t>);</w:t>
            </w:r>
          </w:p>
          <w:p w14:paraId="1D8C7B61" w14:textId="77777777" w:rsidR="00122E06" w:rsidRPr="005157FA" w:rsidRDefault="00122E06" w:rsidP="00122E06">
            <w:pPr>
              <w:rPr>
                <w:rFonts w:ascii="Cormorant Infant" w:hAnsi="Cormorant Infant"/>
              </w:rPr>
            </w:pPr>
            <w:r w:rsidRPr="005157FA">
              <w:rPr>
                <w:rFonts w:ascii="Cormorant Infant" w:hAnsi="Cormorant Infant"/>
                <w:color w:val="000000"/>
              </w:rPr>
              <w:tab/>
            </w:r>
            <w:r w:rsidRPr="005157FA">
              <w:rPr>
                <w:rFonts w:ascii="Cormorant Infant" w:hAnsi="Cormorant Infant"/>
                <w:color w:val="000000"/>
              </w:rPr>
              <w:tab/>
            </w:r>
            <w:r w:rsidRPr="005157FA">
              <w:rPr>
                <w:rFonts w:ascii="Cormorant Infant" w:hAnsi="Cormorant Infant"/>
                <w:b/>
                <w:bCs/>
                <w:color w:val="7F0055"/>
              </w:rPr>
              <w:t>return</w:t>
            </w:r>
            <w:r w:rsidRPr="005157FA">
              <w:rPr>
                <w:rFonts w:ascii="Cormorant Infant" w:hAnsi="Cormorant Infant"/>
                <w:color w:val="000000"/>
              </w:rPr>
              <w:t xml:space="preserve"> </w:t>
            </w:r>
            <w:r w:rsidRPr="005157FA">
              <w:rPr>
                <w:rFonts w:ascii="Cormorant Infant" w:hAnsi="Cormorant Infant"/>
                <w:color w:val="2A00FF"/>
              </w:rPr>
              <w:t>"cart/index"</w:t>
            </w:r>
            <w:r w:rsidRPr="005157FA">
              <w:rPr>
                <w:rFonts w:ascii="Cormorant Infant" w:hAnsi="Cormorant Infant"/>
                <w:color w:val="000000"/>
              </w:rPr>
              <w:t>;</w:t>
            </w:r>
          </w:p>
          <w:p w14:paraId="1D8C7B62" w14:textId="77777777" w:rsidR="00122E06" w:rsidRPr="005157FA" w:rsidRDefault="00122E06" w:rsidP="00122E06">
            <w:pPr>
              <w:rPr>
                <w:rFonts w:ascii="Cormorant Infant" w:hAnsi="Cormorant Infant"/>
              </w:rPr>
            </w:pPr>
            <w:r w:rsidRPr="005157FA">
              <w:rPr>
                <w:rFonts w:ascii="Cormorant Infant" w:hAnsi="Cormorant Infant"/>
                <w:color w:val="000000"/>
              </w:rPr>
              <w:tab/>
              <w:t>}</w:t>
            </w:r>
          </w:p>
          <w:p w14:paraId="1D8C7B63" w14:textId="77777777" w:rsidR="00122E06" w:rsidRPr="005157FA" w:rsidRDefault="00122E06" w:rsidP="00122E06">
            <w:pPr>
              <w:rPr>
                <w:rFonts w:ascii="Cormorant Infant" w:hAnsi="Cormorant Infant"/>
              </w:rPr>
            </w:pPr>
            <w:r w:rsidRPr="005157FA">
              <w:rPr>
                <w:rFonts w:ascii="Cormorant Infant" w:hAnsi="Cormorant Infant"/>
                <w:color w:val="000000"/>
              </w:rPr>
              <w:t>}</w:t>
            </w:r>
          </w:p>
          <w:p w14:paraId="1D8C7B64" w14:textId="77777777" w:rsidR="00122E06" w:rsidRPr="005157FA" w:rsidRDefault="00122E06" w:rsidP="00122E06">
            <w:pPr>
              <w:rPr>
                <w:rFonts w:ascii="Cormorant Infant" w:hAnsi="Cormorant Infant"/>
              </w:rPr>
            </w:pPr>
          </w:p>
        </w:tc>
      </w:tr>
    </w:tbl>
    <w:p w14:paraId="1D8C7B66" w14:textId="77777777" w:rsidR="00122E06" w:rsidRDefault="005157FA" w:rsidP="00122E06">
      <w:pPr>
        <w:pStyle w:val="ListParagraph"/>
        <w:numPr>
          <w:ilvl w:val="0"/>
          <w:numId w:val="14"/>
        </w:numPr>
      </w:pPr>
      <w:r>
        <w:lastRenderedPageBreak/>
        <w:t>View cart/index.html</w:t>
      </w:r>
      <w:r w:rsidR="00797DF2">
        <w:t xml:space="preserve"> hiển thị các mặt hàng trong giỏ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22E06" w:rsidRPr="00D709EA" w14:paraId="1D8C7B84" w14:textId="77777777" w:rsidTr="00122E06">
        <w:tc>
          <w:tcPr>
            <w:tcW w:w="9350" w:type="dxa"/>
          </w:tcPr>
          <w:p w14:paraId="1D8C7B67" w14:textId="77777777" w:rsidR="002475C4" w:rsidRPr="002475C4" w:rsidRDefault="002475C4" w:rsidP="002475C4">
            <w:pPr>
              <w:autoSpaceDE w:val="0"/>
              <w:autoSpaceDN w:val="0"/>
              <w:adjustRightInd w:val="0"/>
              <w:rPr>
                <w:rFonts w:ascii="Cormorant Infant" w:hAnsi="Cormorant Infant" w:cs="Tahoma"/>
                <w:szCs w:val="28"/>
              </w:rPr>
            </w:pPr>
            <w:r w:rsidRPr="002475C4">
              <w:rPr>
                <w:rFonts w:ascii="Cormorant Infant" w:hAnsi="Cormorant Infant" w:cs="Tahoma"/>
                <w:color w:val="93A1A1"/>
                <w:szCs w:val="28"/>
              </w:rPr>
              <w:t>&lt;</w:t>
            </w:r>
            <w:r w:rsidRPr="002475C4">
              <w:rPr>
                <w:rFonts w:ascii="Cormorant Infant" w:hAnsi="Cormorant Infant" w:cs="Tahoma"/>
                <w:color w:val="268BD2"/>
                <w:szCs w:val="28"/>
              </w:rPr>
              <w:t>table</w:t>
            </w:r>
            <w:r w:rsidRPr="002475C4">
              <w:rPr>
                <w:rFonts w:ascii="Cormorant Infant" w:hAnsi="Cormorant Infant" w:cs="Tahoma"/>
                <w:color w:val="000000"/>
                <w:szCs w:val="28"/>
              </w:rPr>
              <w:t xml:space="preserve"> </w:t>
            </w:r>
            <w:r w:rsidRPr="002475C4">
              <w:rPr>
                <w:rFonts w:ascii="Cormorant Infant" w:hAnsi="Cormorant Infant" w:cs="Tahoma"/>
                <w:color w:val="93A1A1"/>
                <w:szCs w:val="28"/>
              </w:rPr>
              <w:t>border</w:t>
            </w:r>
            <w:r w:rsidRPr="002475C4">
              <w:rPr>
                <w:rFonts w:ascii="Cormorant Infant" w:hAnsi="Cormorant Infant" w:cs="Tahoma"/>
                <w:color w:val="000000"/>
                <w:szCs w:val="28"/>
              </w:rPr>
              <w:t>=</w:t>
            </w:r>
            <w:r w:rsidRPr="002475C4">
              <w:rPr>
                <w:rFonts w:ascii="Cormorant Infant" w:hAnsi="Cormorant Infant" w:cs="Tahoma"/>
                <w:color w:val="93A1A1"/>
                <w:szCs w:val="28"/>
              </w:rPr>
              <w:t>"</w:t>
            </w:r>
            <w:r w:rsidRPr="002475C4">
              <w:rPr>
                <w:rFonts w:ascii="Cormorant Infant" w:hAnsi="Cormorant Infant" w:cs="Tahoma"/>
                <w:color w:val="2AA198"/>
                <w:szCs w:val="28"/>
              </w:rPr>
              <w:t>1</w:t>
            </w:r>
            <w:r w:rsidRPr="002475C4">
              <w:rPr>
                <w:rFonts w:ascii="Cormorant Infant" w:hAnsi="Cormorant Infant" w:cs="Tahoma"/>
                <w:color w:val="93A1A1"/>
                <w:szCs w:val="28"/>
              </w:rPr>
              <w:t>"</w:t>
            </w:r>
            <w:r w:rsidRPr="002475C4">
              <w:rPr>
                <w:rFonts w:ascii="Cormorant Infant" w:hAnsi="Cormorant Infant" w:cs="Tahoma"/>
                <w:color w:val="000000"/>
                <w:szCs w:val="28"/>
              </w:rPr>
              <w:t xml:space="preserve"> </w:t>
            </w:r>
            <w:r w:rsidRPr="002475C4">
              <w:rPr>
                <w:rFonts w:ascii="Cormorant Infant" w:hAnsi="Cormorant Infant" w:cs="Tahoma"/>
                <w:color w:val="93A1A1"/>
                <w:szCs w:val="28"/>
              </w:rPr>
              <w:t>style</w:t>
            </w:r>
            <w:r w:rsidRPr="002475C4">
              <w:rPr>
                <w:rFonts w:ascii="Cormorant Infant" w:hAnsi="Cormorant Infant" w:cs="Tahoma"/>
                <w:color w:val="000000"/>
                <w:szCs w:val="28"/>
              </w:rPr>
              <w:t>=</w:t>
            </w:r>
            <w:r w:rsidRPr="002475C4">
              <w:rPr>
                <w:rFonts w:ascii="Cormorant Infant" w:hAnsi="Cormorant Infant" w:cs="Tahoma"/>
                <w:color w:val="93A1A1"/>
                <w:szCs w:val="28"/>
              </w:rPr>
              <w:t>"</w:t>
            </w:r>
            <w:r w:rsidRPr="002475C4">
              <w:rPr>
                <w:rFonts w:ascii="Cormorant Infant" w:hAnsi="Cormorant Infant" w:cs="Tahoma"/>
                <w:color w:val="2AA198"/>
                <w:szCs w:val="28"/>
              </w:rPr>
              <w:t>width:100%</w:t>
            </w:r>
            <w:r w:rsidRPr="002475C4">
              <w:rPr>
                <w:rFonts w:ascii="Cormorant Infant" w:hAnsi="Cormorant Infant" w:cs="Tahoma"/>
                <w:color w:val="93A1A1"/>
                <w:szCs w:val="28"/>
              </w:rPr>
              <w:t>"&gt;</w:t>
            </w:r>
          </w:p>
          <w:p w14:paraId="1D8C7B68" w14:textId="77777777" w:rsidR="002475C4" w:rsidRPr="002475C4" w:rsidRDefault="002475C4" w:rsidP="002475C4">
            <w:pPr>
              <w:autoSpaceDE w:val="0"/>
              <w:autoSpaceDN w:val="0"/>
              <w:adjustRightInd w:val="0"/>
              <w:rPr>
                <w:rFonts w:ascii="Cormorant Infant" w:hAnsi="Cormorant Infant" w:cs="Tahoma"/>
                <w:szCs w:val="28"/>
              </w:rPr>
            </w:pPr>
            <w:r w:rsidRPr="002475C4">
              <w:rPr>
                <w:rFonts w:ascii="Cormorant Infant" w:hAnsi="Cormorant Infant" w:cs="Tahoma"/>
                <w:color w:val="93A1A1"/>
                <w:szCs w:val="28"/>
              </w:rPr>
              <w:t>&lt;</w:t>
            </w:r>
            <w:r w:rsidRPr="002475C4">
              <w:rPr>
                <w:rFonts w:ascii="Cormorant Infant" w:hAnsi="Cormorant Infant" w:cs="Tahoma"/>
                <w:color w:val="268BD2"/>
                <w:szCs w:val="28"/>
              </w:rPr>
              <w:t>tr</w:t>
            </w:r>
            <w:r w:rsidRPr="002475C4">
              <w:rPr>
                <w:rFonts w:ascii="Cormorant Infant" w:hAnsi="Cormorant Infant" w:cs="Tahoma"/>
                <w:color w:val="93A1A1"/>
                <w:szCs w:val="28"/>
              </w:rPr>
              <w:t>&gt;</w:t>
            </w:r>
          </w:p>
          <w:p w14:paraId="1D8C7B69" w14:textId="77777777" w:rsidR="002475C4" w:rsidRPr="002475C4" w:rsidRDefault="002475C4" w:rsidP="002475C4">
            <w:pPr>
              <w:autoSpaceDE w:val="0"/>
              <w:autoSpaceDN w:val="0"/>
              <w:adjustRightInd w:val="0"/>
              <w:rPr>
                <w:rFonts w:ascii="Cormorant Infant" w:hAnsi="Cormorant Infant" w:cs="Tahoma"/>
                <w:szCs w:val="28"/>
              </w:rPr>
            </w:pPr>
            <w:r>
              <w:rPr>
                <w:rFonts w:ascii="Cormorant Infant" w:hAnsi="Cormorant Infant" w:cs="Tahoma"/>
                <w:color w:val="000000"/>
                <w:szCs w:val="28"/>
              </w:rPr>
              <w:tab/>
            </w:r>
            <w:r w:rsidRPr="002475C4">
              <w:rPr>
                <w:rFonts w:ascii="Cormorant Infant" w:hAnsi="Cormorant Infant" w:cs="Tahoma"/>
                <w:color w:val="93A1A1"/>
                <w:szCs w:val="28"/>
              </w:rPr>
              <w:t>&lt;</w:t>
            </w:r>
            <w:r w:rsidRPr="002475C4">
              <w:rPr>
                <w:rFonts w:ascii="Cormorant Infant" w:hAnsi="Cormorant Infant" w:cs="Tahoma"/>
                <w:color w:val="268BD2"/>
                <w:szCs w:val="28"/>
              </w:rPr>
              <w:t>th</w:t>
            </w:r>
            <w:r w:rsidRPr="002475C4">
              <w:rPr>
                <w:rFonts w:ascii="Cormorant Infant" w:hAnsi="Cormorant Infant" w:cs="Tahoma"/>
                <w:color w:val="93A1A1"/>
                <w:szCs w:val="28"/>
              </w:rPr>
              <w:t>&gt;</w:t>
            </w:r>
            <w:r w:rsidRPr="002475C4">
              <w:rPr>
                <w:rFonts w:ascii="Cormorant Infant" w:hAnsi="Cormorant Infant" w:cs="Tahoma"/>
                <w:color w:val="000000"/>
                <w:szCs w:val="28"/>
              </w:rPr>
              <w:t>Id</w:t>
            </w:r>
            <w:r w:rsidRPr="002475C4">
              <w:rPr>
                <w:rFonts w:ascii="Cormorant Infant" w:hAnsi="Cormorant Infant" w:cs="Tahoma"/>
                <w:color w:val="93A1A1"/>
                <w:szCs w:val="28"/>
              </w:rPr>
              <w:t>&lt;/</w:t>
            </w:r>
            <w:r w:rsidRPr="002475C4">
              <w:rPr>
                <w:rFonts w:ascii="Cormorant Infant" w:hAnsi="Cormorant Infant" w:cs="Tahoma"/>
                <w:color w:val="268BD2"/>
                <w:szCs w:val="28"/>
              </w:rPr>
              <w:t>th</w:t>
            </w:r>
            <w:r w:rsidRPr="002475C4">
              <w:rPr>
                <w:rFonts w:ascii="Cormorant Infant" w:hAnsi="Cormorant Infant" w:cs="Tahoma"/>
                <w:color w:val="93A1A1"/>
                <w:szCs w:val="28"/>
              </w:rPr>
              <w:t>&gt;</w:t>
            </w:r>
          </w:p>
          <w:p w14:paraId="1D8C7B6A" w14:textId="77777777" w:rsidR="002475C4" w:rsidRPr="002475C4" w:rsidRDefault="002475C4" w:rsidP="002475C4">
            <w:pPr>
              <w:autoSpaceDE w:val="0"/>
              <w:autoSpaceDN w:val="0"/>
              <w:adjustRightInd w:val="0"/>
              <w:rPr>
                <w:rFonts w:ascii="Cormorant Infant" w:hAnsi="Cormorant Infant" w:cs="Tahoma"/>
                <w:szCs w:val="28"/>
              </w:rPr>
            </w:pPr>
            <w:r>
              <w:rPr>
                <w:rFonts w:ascii="Cormorant Infant" w:hAnsi="Cormorant Infant" w:cs="Tahoma"/>
                <w:color w:val="000000"/>
                <w:szCs w:val="28"/>
              </w:rPr>
              <w:tab/>
            </w:r>
            <w:r w:rsidRPr="002475C4">
              <w:rPr>
                <w:rFonts w:ascii="Cormorant Infant" w:hAnsi="Cormorant Infant" w:cs="Tahoma"/>
                <w:color w:val="93A1A1"/>
                <w:szCs w:val="28"/>
              </w:rPr>
              <w:t>&lt;</w:t>
            </w:r>
            <w:r w:rsidRPr="002475C4">
              <w:rPr>
                <w:rFonts w:ascii="Cormorant Infant" w:hAnsi="Cormorant Infant" w:cs="Tahoma"/>
                <w:color w:val="268BD2"/>
                <w:szCs w:val="28"/>
              </w:rPr>
              <w:t>th</w:t>
            </w:r>
            <w:r w:rsidRPr="002475C4">
              <w:rPr>
                <w:rFonts w:ascii="Cormorant Infant" w:hAnsi="Cormorant Infant" w:cs="Tahoma"/>
                <w:color w:val="93A1A1"/>
                <w:szCs w:val="28"/>
              </w:rPr>
              <w:t>&gt;</w:t>
            </w:r>
            <w:r w:rsidRPr="002475C4">
              <w:rPr>
                <w:rFonts w:ascii="Cormorant Infant" w:hAnsi="Cormorant Infant" w:cs="Tahoma"/>
                <w:color w:val="000000"/>
                <w:szCs w:val="28"/>
              </w:rPr>
              <w:t>Name</w:t>
            </w:r>
            <w:r w:rsidRPr="002475C4">
              <w:rPr>
                <w:rFonts w:ascii="Cormorant Infant" w:hAnsi="Cormorant Infant" w:cs="Tahoma"/>
                <w:color w:val="93A1A1"/>
                <w:szCs w:val="28"/>
              </w:rPr>
              <w:t>&lt;/</w:t>
            </w:r>
            <w:r w:rsidRPr="002475C4">
              <w:rPr>
                <w:rFonts w:ascii="Cormorant Infant" w:hAnsi="Cormorant Infant" w:cs="Tahoma"/>
                <w:color w:val="268BD2"/>
                <w:szCs w:val="28"/>
              </w:rPr>
              <w:t>th</w:t>
            </w:r>
            <w:r w:rsidRPr="002475C4">
              <w:rPr>
                <w:rFonts w:ascii="Cormorant Infant" w:hAnsi="Cormorant Infant" w:cs="Tahoma"/>
                <w:color w:val="93A1A1"/>
                <w:szCs w:val="28"/>
              </w:rPr>
              <w:t>&gt;</w:t>
            </w:r>
          </w:p>
          <w:p w14:paraId="1D8C7B6B" w14:textId="77777777" w:rsidR="002475C4" w:rsidRPr="002475C4" w:rsidRDefault="002475C4" w:rsidP="002475C4">
            <w:pPr>
              <w:autoSpaceDE w:val="0"/>
              <w:autoSpaceDN w:val="0"/>
              <w:adjustRightInd w:val="0"/>
              <w:rPr>
                <w:rFonts w:ascii="Cormorant Infant" w:hAnsi="Cormorant Infant" w:cs="Tahoma"/>
                <w:szCs w:val="28"/>
              </w:rPr>
            </w:pPr>
            <w:r>
              <w:rPr>
                <w:rFonts w:ascii="Cormorant Infant" w:hAnsi="Cormorant Infant" w:cs="Tahoma"/>
                <w:color w:val="000000"/>
                <w:szCs w:val="28"/>
              </w:rPr>
              <w:tab/>
            </w:r>
            <w:r w:rsidRPr="002475C4">
              <w:rPr>
                <w:rFonts w:ascii="Cormorant Infant" w:hAnsi="Cormorant Infant" w:cs="Tahoma"/>
                <w:color w:val="93A1A1"/>
                <w:szCs w:val="28"/>
              </w:rPr>
              <w:t>&lt;</w:t>
            </w:r>
            <w:r w:rsidRPr="002475C4">
              <w:rPr>
                <w:rFonts w:ascii="Cormorant Infant" w:hAnsi="Cormorant Infant" w:cs="Tahoma"/>
                <w:color w:val="268BD2"/>
                <w:szCs w:val="28"/>
              </w:rPr>
              <w:t>th</w:t>
            </w:r>
            <w:r w:rsidRPr="002475C4">
              <w:rPr>
                <w:rFonts w:ascii="Cormorant Infant" w:hAnsi="Cormorant Infant" w:cs="Tahoma"/>
                <w:color w:val="93A1A1"/>
                <w:szCs w:val="28"/>
              </w:rPr>
              <w:t>&gt;</w:t>
            </w:r>
            <w:r w:rsidRPr="002475C4">
              <w:rPr>
                <w:rFonts w:ascii="Cormorant Infant" w:hAnsi="Cormorant Infant" w:cs="Tahoma"/>
                <w:color w:val="000000"/>
                <w:szCs w:val="28"/>
              </w:rPr>
              <w:t>Price</w:t>
            </w:r>
            <w:r w:rsidRPr="002475C4">
              <w:rPr>
                <w:rFonts w:ascii="Cormorant Infant" w:hAnsi="Cormorant Infant" w:cs="Tahoma"/>
                <w:color w:val="93A1A1"/>
                <w:szCs w:val="28"/>
              </w:rPr>
              <w:t>&lt;/</w:t>
            </w:r>
            <w:r w:rsidRPr="002475C4">
              <w:rPr>
                <w:rFonts w:ascii="Cormorant Infant" w:hAnsi="Cormorant Infant" w:cs="Tahoma"/>
                <w:color w:val="268BD2"/>
                <w:szCs w:val="28"/>
              </w:rPr>
              <w:t>th</w:t>
            </w:r>
            <w:r w:rsidRPr="002475C4">
              <w:rPr>
                <w:rFonts w:ascii="Cormorant Infant" w:hAnsi="Cormorant Infant" w:cs="Tahoma"/>
                <w:color w:val="93A1A1"/>
                <w:szCs w:val="28"/>
              </w:rPr>
              <w:t>&gt;</w:t>
            </w:r>
          </w:p>
          <w:p w14:paraId="1D8C7B6C" w14:textId="77777777" w:rsidR="002475C4" w:rsidRPr="002475C4" w:rsidRDefault="002475C4" w:rsidP="002475C4">
            <w:pPr>
              <w:autoSpaceDE w:val="0"/>
              <w:autoSpaceDN w:val="0"/>
              <w:adjustRightInd w:val="0"/>
              <w:rPr>
                <w:rFonts w:ascii="Cormorant Infant" w:hAnsi="Cormorant Infant" w:cs="Tahoma"/>
                <w:szCs w:val="28"/>
              </w:rPr>
            </w:pPr>
            <w:r>
              <w:rPr>
                <w:rFonts w:ascii="Cormorant Infant" w:hAnsi="Cormorant Infant" w:cs="Tahoma"/>
                <w:color w:val="000000"/>
                <w:szCs w:val="28"/>
              </w:rPr>
              <w:tab/>
            </w:r>
            <w:r w:rsidRPr="002475C4">
              <w:rPr>
                <w:rFonts w:ascii="Cormorant Infant" w:hAnsi="Cormorant Infant" w:cs="Tahoma"/>
                <w:color w:val="93A1A1"/>
                <w:szCs w:val="28"/>
              </w:rPr>
              <w:t>&lt;</w:t>
            </w:r>
            <w:r w:rsidRPr="002475C4">
              <w:rPr>
                <w:rFonts w:ascii="Cormorant Infant" w:hAnsi="Cormorant Infant" w:cs="Tahoma"/>
                <w:color w:val="268BD2"/>
                <w:szCs w:val="28"/>
              </w:rPr>
              <w:t>th</w:t>
            </w:r>
            <w:r w:rsidRPr="002475C4">
              <w:rPr>
                <w:rFonts w:ascii="Cormorant Infant" w:hAnsi="Cormorant Infant" w:cs="Tahoma"/>
                <w:color w:val="93A1A1"/>
                <w:szCs w:val="28"/>
              </w:rPr>
              <w:t>&gt;</w:t>
            </w:r>
            <w:r w:rsidRPr="002475C4">
              <w:rPr>
                <w:rFonts w:ascii="Cormorant Infant" w:hAnsi="Cormorant Infant" w:cs="Tahoma"/>
                <w:color w:val="000000"/>
                <w:szCs w:val="28"/>
              </w:rPr>
              <w:t>Quantity</w:t>
            </w:r>
            <w:r w:rsidRPr="002475C4">
              <w:rPr>
                <w:rFonts w:ascii="Cormorant Infant" w:hAnsi="Cormorant Infant" w:cs="Tahoma"/>
                <w:color w:val="93A1A1"/>
                <w:szCs w:val="28"/>
              </w:rPr>
              <w:t>&lt;/</w:t>
            </w:r>
            <w:r w:rsidRPr="002475C4">
              <w:rPr>
                <w:rFonts w:ascii="Cormorant Infant" w:hAnsi="Cormorant Infant" w:cs="Tahoma"/>
                <w:color w:val="268BD2"/>
                <w:szCs w:val="28"/>
              </w:rPr>
              <w:t>th</w:t>
            </w:r>
            <w:r w:rsidRPr="002475C4">
              <w:rPr>
                <w:rFonts w:ascii="Cormorant Infant" w:hAnsi="Cormorant Infant" w:cs="Tahoma"/>
                <w:color w:val="93A1A1"/>
                <w:szCs w:val="28"/>
              </w:rPr>
              <w:t>&gt;</w:t>
            </w:r>
          </w:p>
          <w:p w14:paraId="1D8C7B6D" w14:textId="77777777" w:rsidR="002475C4" w:rsidRPr="002475C4" w:rsidRDefault="002475C4" w:rsidP="002475C4">
            <w:pPr>
              <w:autoSpaceDE w:val="0"/>
              <w:autoSpaceDN w:val="0"/>
              <w:adjustRightInd w:val="0"/>
              <w:rPr>
                <w:rFonts w:ascii="Cormorant Infant" w:hAnsi="Cormorant Infant" w:cs="Tahoma"/>
                <w:szCs w:val="28"/>
              </w:rPr>
            </w:pPr>
            <w:r>
              <w:rPr>
                <w:rFonts w:ascii="Cormorant Infant" w:hAnsi="Cormorant Infant" w:cs="Tahoma"/>
                <w:color w:val="000000"/>
                <w:szCs w:val="28"/>
              </w:rPr>
              <w:tab/>
            </w:r>
            <w:r w:rsidRPr="002475C4">
              <w:rPr>
                <w:rFonts w:ascii="Cormorant Infant" w:hAnsi="Cormorant Infant" w:cs="Tahoma"/>
                <w:color w:val="93A1A1"/>
                <w:szCs w:val="28"/>
              </w:rPr>
              <w:t>&lt;</w:t>
            </w:r>
            <w:r w:rsidRPr="002475C4">
              <w:rPr>
                <w:rFonts w:ascii="Cormorant Infant" w:hAnsi="Cormorant Infant" w:cs="Tahoma"/>
                <w:color w:val="268BD2"/>
                <w:szCs w:val="28"/>
              </w:rPr>
              <w:t>th</w:t>
            </w:r>
            <w:r w:rsidRPr="002475C4">
              <w:rPr>
                <w:rFonts w:ascii="Cormorant Infant" w:hAnsi="Cormorant Infant" w:cs="Tahoma"/>
                <w:color w:val="93A1A1"/>
                <w:szCs w:val="28"/>
              </w:rPr>
              <w:t>&gt;</w:t>
            </w:r>
            <w:r w:rsidRPr="002475C4">
              <w:rPr>
                <w:rFonts w:ascii="Cormorant Infant" w:hAnsi="Cormorant Infant" w:cs="Tahoma"/>
                <w:color w:val="000000"/>
                <w:szCs w:val="28"/>
              </w:rPr>
              <w:t>Amount</w:t>
            </w:r>
            <w:r w:rsidRPr="002475C4">
              <w:rPr>
                <w:rFonts w:ascii="Cormorant Infant" w:hAnsi="Cormorant Infant" w:cs="Tahoma"/>
                <w:color w:val="93A1A1"/>
                <w:szCs w:val="28"/>
              </w:rPr>
              <w:t>&lt;/</w:t>
            </w:r>
            <w:r w:rsidRPr="002475C4">
              <w:rPr>
                <w:rFonts w:ascii="Cormorant Infant" w:hAnsi="Cormorant Infant" w:cs="Tahoma"/>
                <w:color w:val="268BD2"/>
                <w:szCs w:val="28"/>
              </w:rPr>
              <w:t>th</w:t>
            </w:r>
            <w:r w:rsidRPr="002475C4">
              <w:rPr>
                <w:rFonts w:ascii="Cormorant Infant" w:hAnsi="Cormorant Infant" w:cs="Tahoma"/>
                <w:color w:val="93A1A1"/>
                <w:szCs w:val="28"/>
              </w:rPr>
              <w:t>&gt;</w:t>
            </w:r>
          </w:p>
          <w:p w14:paraId="1D8C7B6E" w14:textId="77777777" w:rsidR="002475C4" w:rsidRPr="002475C4" w:rsidRDefault="002475C4" w:rsidP="002475C4">
            <w:pPr>
              <w:autoSpaceDE w:val="0"/>
              <w:autoSpaceDN w:val="0"/>
              <w:adjustRightInd w:val="0"/>
              <w:rPr>
                <w:rFonts w:ascii="Cormorant Infant" w:hAnsi="Cormorant Infant" w:cs="Tahoma"/>
                <w:szCs w:val="28"/>
              </w:rPr>
            </w:pPr>
            <w:r>
              <w:rPr>
                <w:rFonts w:ascii="Cormorant Infant" w:hAnsi="Cormorant Infant" w:cs="Tahoma"/>
                <w:color w:val="000000"/>
                <w:szCs w:val="28"/>
              </w:rPr>
              <w:tab/>
            </w:r>
            <w:r w:rsidRPr="002475C4">
              <w:rPr>
                <w:rFonts w:ascii="Cormorant Infant" w:hAnsi="Cormorant Infant" w:cs="Tahoma"/>
                <w:color w:val="000000"/>
                <w:szCs w:val="28"/>
              </w:rPr>
              <w:t>&lt;</w:t>
            </w:r>
            <w:r w:rsidRPr="002475C4">
              <w:rPr>
                <w:rFonts w:ascii="Cormorant Infant" w:hAnsi="Cormorant Infant" w:cs="Tahoma"/>
                <w:color w:val="268BD2"/>
                <w:szCs w:val="28"/>
              </w:rPr>
              <w:t>th</w:t>
            </w:r>
            <w:r w:rsidRPr="002475C4">
              <w:rPr>
                <w:rFonts w:ascii="Cormorant Infant" w:hAnsi="Cormorant Infant" w:cs="Tahoma"/>
                <w:color w:val="000000"/>
                <w:szCs w:val="28"/>
              </w:rPr>
              <w:t>&gt;&lt;/</w:t>
            </w:r>
            <w:r w:rsidRPr="002475C4">
              <w:rPr>
                <w:rFonts w:ascii="Cormorant Infant" w:hAnsi="Cormorant Infant" w:cs="Tahoma"/>
                <w:color w:val="268BD2"/>
                <w:szCs w:val="28"/>
              </w:rPr>
              <w:t>th</w:t>
            </w:r>
            <w:r w:rsidRPr="002475C4">
              <w:rPr>
                <w:rFonts w:ascii="Cormorant Infant" w:hAnsi="Cormorant Infant" w:cs="Tahoma"/>
                <w:color w:val="000000"/>
                <w:szCs w:val="28"/>
              </w:rPr>
              <w:t>&gt;</w:t>
            </w:r>
          </w:p>
          <w:p w14:paraId="1D8C7B6F" w14:textId="77777777" w:rsidR="002475C4" w:rsidRPr="002475C4" w:rsidRDefault="002475C4" w:rsidP="002475C4">
            <w:pPr>
              <w:autoSpaceDE w:val="0"/>
              <w:autoSpaceDN w:val="0"/>
              <w:adjustRightInd w:val="0"/>
              <w:rPr>
                <w:rFonts w:ascii="Cormorant Infant" w:hAnsi="Cormorant Infant" w:cs="Tahoma"/>
                <w:szCs w:val="28"/>
              </w:rPr>
            </w:pPr>
            <w:r w:rsidRPr="002475C4">
              <w:rPr>
                <w:rFonts w:ascii="Cormorant Infant" w:hAnsi="Cormorant Infant" w:cs="Tahoma"/>
                <w:color w:val="93A1A1"/>
                <w:szCs w:val="28"/>
              </w:rPr>
              <w:t>&lt;/</w:t>
            </w:r>
            <w:r w:rsidRPr="002475C4">
              <w:rPr>
                <w:rFonts w:ascii="Cormorant Infant" w:hAnsi="Cormorant Infant" w:cs="Tahoma"/>
                <w:color w:val="268BD2"/>
                <w:szCs w:val="28"/>
              </w:rPr>
              <w:t>tr</w:t>
            </w:r>
            <w:r w:rsidRPr="002475C4">
              <w:rPr>
                <w:rFonts w:ascii="Cormorant Infant" w:hAnsi="Cormorant Infant" w:cs="Tahoma"/>
                <w:color w:val="93A1A1"/>
                <w:szCs w:val="28"/>
              </w:rPr>
              <w:t>&gt;</w:t>
            </w:r>
          </w:p>
          <w:p w14:paraId="1D8C7B70" w14:textId="77777777" w:rsidR="002475C4" w:rsidRPr="002475C4" w:rsidRDefault="002475C4" w:rsidP="002475C4">
            <w:pPr>
              <w:autoSpaceDE w:val="0"/>
              <w:autoSpaceDN w:val="0"/>
              <w:adjustRightInd w:val="0"/>
              <w:rPr>
                <w:rFonts w:ascii="Cormorant Infant" w:hAnsi="Cormorant Infant" w:cs="Tahoma"/>
                <w:szCs w:val="28"/>
              </w:rPr>
            </w:pPr>
            <w:r w:rsidRPr="002475C4">
              <w:rPr>
                <w:rFonts w:ascii="Cormorant Infant" w:hAnsi="Cormorant Infant" w:cs="Tahoma"/>
                <w:color w:val="93A1A1"/>
                <w:szCs w:val="28"/>
              </w:rPr>
              <w:t>&lt;</w:t>
            </w:r>
            <w:r>
              <w:rPr>
                <w:rFonts w:ascii="Cormorant Infant" w:hAnsi="Cormorant Infant" w:cs="Tahoma"/>
                <w:color w:val="268BD2"/>
                <w:szCs w:val="28"/>
              </w:rPr>
              <w:t>tr</w:t>
            </w:r>
            <w:r w:rsidRPr="002475C4">
              <w:rPr>
                <w:rFonts w:ascii="Cormorant Infant" w:hAnsi="Cormorant Infant" w:cs="Tahoma"/>
                <w:color w:val="000000"/>
                <w:szCs w:val="28"/>
              </w:rPr>
              <w:t xml:space="preserve"> </w:t>
            </w:r>
            <w:r w:rsidRPr="002475C4">
              <w:rPr>
                <w:rFonts w:ascii="Cormorant Infant" w:hAnsi="Cormorant Infant" w:cs="Tahoma"/>
                <w:color w:val="93A1A1"/>
                <w:szCs w:val="28"/>
              </w:rPr>
              <w:t>th:each</w:t>
            </w:r>
            <w:r w:rsidRPr="002475C4">
              <w:rPr>
                <w:rFonts w:ascii="Cormorant Infant" w:hAnsi="Cormorant Infant" w:cs="Tahoma"/>
                <w:color w:val="000000"/>
                <w:szCs w:val="28"/>
              </w:rPr>
              <w:t>=</w:t>
            </w:r>
            <w:r w:rsidRPr="002475C4">
              <w:rPr>
                <w:rFonts w:ascii="Cormorant Infant" w:hAnsi="Cormorant Infant" w:cs="Tahoma"/>
                <w:color w:val="93A1A1"/>
                <w:szCs w:val="28"/>
              </w:rPr>
              <w:t>"</w:t>
            </w:r>
            <w:r w:rsidRPr="002475C4">
              <w:rPr>
                <w:rFonts w:ascii="Cormorant Infant" w:hAnsi="Cormorant Infant" w:cs="Tahoma"/>
                <w:color w:val="2AA198"/>
                <w:szCs w:val="28"/>
              </w:rPr>
              <w:t>item: ${cart.items}</w:t>
            </w:r>
            <w:r w:rsidRPr="002475C4">
              <w:rPr>
                <w:rFonts w:ascii="Cormorant Infant" w:hAnsi="Cormorant Infant" w:cs="Tahoma"/>
                <w:color w:val="93A1A1"/>
                <w:szCs w:val="28"/>
              </w:rPr>
              <w:t>"&gt;</w:t>
            </w:r>
          </w:p>
          <w:p w14:paraId="1D8C7B71" w14:textId="77777777" w:rsidR="002475C4" w:rsidRPr="002475C4" w:rsidRDefault="002475C4" w:rsidP="002475C4">
            <w:pPr>
              <w:autoSpaceDE w:val="0"/>
              <w:autoSpaceDN w:val="0"/>
              <w:adjustRightInd w:val="0"/>
              <w:rPr>
                <w:rFonts w:ascii="Cormorant Infant" w:hAnsi="Cormorant Infant" w:cs="Tahoma"/>
                <w:szCs w:val="28"/>
              </w:rPr>
            </w:pPr>
            <w:r>
              <w:rPr>
                <w:rFonts w:ascii="Cormorant Infant" w:hAnsi="Cormorant Infant" w:cs="Tahoma"/>
                <w:color w:val="000000"/>
                <w:szCs w:val="28"/>
              </w:rPr>
              <w:tab/>
            </w:r>
            <w:r w:rsidRPr="002475C4">
              <w:rPr>
                <w:rFonts w:ascii="Cormorant Infant" w:hAnsi="Cormorant Infant" w:cs="Tahoma"/>
                <w:color w:val="93A1A1"/>
                <w:szCs w:val="28"/>
              </w:rPr>
              <w:t>&lt;</w:t>
            </w:r>
            <w:r w:rsidRPr="002475C4">
              <w:rPr>
                <w:rFonts w:ascii="Cormorant Infant" w:hAnsi="Cormorant Infant" w:cs="Tahoma"/>
                <w:color w:val="268BD2"/>
                <w:szCs w:val="28"/>
              </w:rPr>
              <w:t>form</w:t>
            </w:r>
            <w:r w:rsidRPr="002475C4">
              <w:rPr>
                <w:rFonts w:ascii="Cormorant Infant" w:hAnsi="Cormorant Infant" w:cs="Tahoma"/>
                <w:color w:val="000000"/>
                <w:szCs w:val="28"/>
              </w:rPr>
              <w:t xml:space="preserve"> </w:t>
            </w:r>
            <w:r w:rsidRPr="002475C4">
              <w:rPr>
                <w:rFonts w:ascii="Cormorant Infant" w:hAnsi="Cormorant Infant" w:cs="Tahoma"/>
                <w:color w:val="93A1A1"/>
                <w:szCs w:val="28"/>
              </w:rPr>
              <w:t>th:action</w:t>
            </w:r>
            <w:r w:rsidRPr="002475C4">
              <w:rPr>
                <w:rFonts w:ascii="Cormorant Infant" w:hAnsi="Cormorant Infant" w:cs="Tahoma"/>
                <w:color w:val="000000"/>
                <w:szCs w:val="28"/>
              </w:rPr>
              <w:t>=</w:t>
            </w:r>
            <w:r w:rsidRPr="002475C4">
              <w:rPr>
                <w:rFonts w:ascii="Cormorant Infant" w:hAnsi="Cormorant Infant" w:cs="Tahoma"/>
                <w:color w:val="93A1A1"/>
                <w:szCs w:val="28"/>
              </w:rPr>
              <w:t>"</w:t>
            </w:r>
            <w:r w:rsidRPr="002475C4">
              <w:rPr>
                <w:rFonts w:ascii="Cormorant Infant" w:hAnsi="Cormorant Infant" w:cs="Tahoma"/>
                <w:color w:val="2AA198"/>
                <w:szCs w:val="28"/>
              </w:rPr>
              <w:t>@{|/cart/update/${item.id}|}</w:t>
            </w:r>
            <w:r w:rsidRPr="002475C4">
              <w:rPr>
                <w:rFonts w:ascii="Cormorant Infant" w:hAnsi="Cormorant Infant" w:cs="Tahoma"/>
                <w:color w:val="93A1A1"/>
                <w:szCs w:val="28"/>
              </w:rPr>
              <w:t>"</w:t>
            </w:r>
            <w:r w:rsidRPr="002475C4">
              <w:rPr>
                <w:rFonts w:ascii="Cormorant Infant" w:hAnsi="Cormorant Infant" w:cs="Tahoma"/>
                <w:color w:val="000000"/>
                <w:szCs w:val="28"/>
              </w:rPr>
              <w:t xml:space="preserve"> </w:t>
            </w:r>
            <w:r w:rsidRPr="002475C4">
              <w:rPr>
                <w:rFonts w:ascii="Cormorant Infant" w:hAnsi="Cormorant Infant" w:cs="Tahoma"/>
                <w:color w:val="93A1A1"/>
                <w:szCs w:val="28"/>
              </w:rPr>
              <w:t>method</w:t>
            </w:r>
            <w:r w:rsidRPr="002475C4">
              <w:rPr>
                <w:rFonts w:ascii="Cormorant Infant" w:hAnsi="Cormorant Infant" w:cs="Tahoma"/>
                <w:color w:val="000000"/>
                <w:szCs w:val="28"/>
              </w:rPr>
              <w:t>=</w:t>
            </w:r>
            <w:r w:rsidRPr="002475C4">
              <w:rPr>
                <w:rFonts w:ascii="Cormorant Infant" w:hAnsi="Cormorant Infant" w:cs="Tahoma"/>
                <w:color w:val="93A1A1"/>
                <w:szCs w:val="28"/>
              </w:rPr>
              <w:t>"</w:t>
            </w:r>
            <w:r w:rsidRPr="002475C4">
              <w:rPr>
                <w:rFonts w:ascii="Cormorant Infant" w:hAnsi="Cormorant Infant" w:cs="Tahoma"/>
                <w:color w:val="2AA198"/>
                <w:szCs w:val="28"/>
              </w:rPr>
              <w:t>post</w:t>
            </w:r>
            <w:r w:rsidRPr="002475C4">
              <w:rPr>
                <w:rFonts w:ascii="Cormorant Infant" w:hAnsi="Cormorant Infant" w:cs="Tahoma"/>
                <w:color w:val="93A1A1"/>
                <w:szCs w:val="28"/>
              </w:rPr>
              <w:t>"&gt;</w:t>
            </w:r>
          </w:p>
          <w:p w14:paraId="1D8C7B72" w14:textId="77777777" w:rsidR="002475C4" w:rsidRPr="002475C4" w:rsidRDefault="002475C4" w:rsidP="002475C4">
            <w:pPr>
              <w:autoSpaceDE w:val="0"/>
              <w:autoSpaceDN w:val="0"/>
              <w:adjustRightInd w:val="0"/>
              <w:rPr>
                <w:rFonts w:ascii="Cormorant Infant" w:hAnsi="Cormorant Infant" w:cs="Tahoma"/>
                <w:szCs w:val="28"/>
              </w:rPr>
            </w:pPr>
            <w:r>
              <w:rPr>
                <w:rFonts w:ascii="Cormorant Infant" w:hAnsi="Cormorant Infant" w:cs="Tahoma"/>
                <w:color w:val="000000"/>
                <w:szCs w:val="28"/>
              </w:rPr>
              <w:tab/>
            </w:r>
            <w:r>
              <w:rPr>
                <w:rFonts w:ascii="Cormorant Infant" w:hAnsi="Cormorant Infant" w:cs="Tahoma"/>
                <w:color w:val="000000"/>
                <w:szCs w:val="28"/>
              </w:rPr>
              <w:tab/>
            </w:r>
            <w:r w:rsidRPr="002475C4">
              <w:rPr>
                <w:rFonts w:ascii="Cormorant Infant" w:hAnsi="Cormorant Infant" w:cs="Tahoma"/>
                <w:color w:val="93A1A1"/>
                <w:szCs w:val="28"/>
              </w:rPr>
              <w:t>&lt;</w:t>
            </w:r>
            <w:r w:rsidRPr="002475C4">
              <w:rPr>
                <w:rFonts w:ascii="Cormorant Infant" w:hAnsi="Cormorant Infant" w:cs="Tahoma"/>
                <w:color w:val="268BD2"/>
                <w:szCs w:val="28"/>
              </w:rPr>
              <w:t>input</w:t>
            </w:r>
            <w:r w:rsidRPr="002475C4">
              <w:rPr>
                <w:rFonts w:ascii="Cormorant Infant" w:hAnsi="Cormorant Infant" w:cs="Tahoma"/>
                <w:color w:val="000000"/>
                <w:szCs w:val="28"/>
              </w:rPr>
              <w:t xml:space="preserve"> </w:t>
            </w:r>
            <w:r w:rsidRPr="002475C4">
              <w:rPr>
                <w:rFonts w:ascii="Cormorant Infant" w:hAnsi="Cormorant Infant" w:cs="Tahoma"/>
                <w:color w:val="93A1A1"/>
                <w:szCs w:val="28"/>
              </w:rPr>
              <w:t>type</w:t>
            </w:r>
            <w:r w:rsidRPr="002475C4">
              <w:rPr>
                <w:rFonts w:ascii="Cormorant Infant" w:hAnsi="Cormorant Infant" w:cs="Tahoma"/>
                <w:color w:val="000000"/>
                <w:szCs w:val="28"/>
              </w:rPr>
              <w:t>=</w:t>
            </w:r>
            <w:r w:rsidRPr="002475C4">
              <w:rPr>
                <w:rFonts w:ascii="Cormorant Infant" w:hAnsi="Cormorant Infant" w:cs="Tahoma"/>
                <w:color w:val="93A1A1"/>
                <w:szCs w:val="28"/>
              </w:rPr>
              <w:t>"</w:t>
            </w:r>
            <w:r w:rsidRPr="002475C4">
              <w:rPr>
                <w:rFonts w:ascii="Cormorant Infant" w:hAnsi="Cormorant Infant" w:cs="Tahoma"/>
                <w:color w:val="2AA198"/>
                <w:szCs w:val="28"/>
              </w:rPr>
              <w:t>hidden</w:t>
            </w:r>
            <w:r w:rsidRPr="002475C4">
              <w:rPr>
                <w:rFonts w:ascii="Cormorant Infant" w:hAnsi="Cormorant Infant" w:cs="Tahoma"/>
                <w:color w:val="93A1A1"/>
                <w:szCs w:val="28"/>
              </w:rPr>
              <w:t>"</w:t>
            </w:r>
            <w:r w:rsidRPr="002475C4">
              <w:rPr>
                <w:rFonts w:ascii="Cormorant Infant" w:hAnsi="Cormorant Infant" w:cs="Tahoma"/>
                <w:color w:val="000000"/>
                <w:szCs w:val="28"/>
              </w:rPr>
              <w:t xml:space="preserve"> </w:t>
            </w:r>
            <w:r w:rsidRPr="002475C4">
              <w:rPr>
                <w:rFonts w:ascii="Cormorant Infant" w:hAnsi="Cormorant Infant" w:cs="Tahoma"/>
                <w:color w:val="93A1A1"/>
                <w:szCs w:val="28"/>
              </w:rPr>
              <w:t>name</w:t>
            </w:r>
            <w:r w:rsidRPr="002475C4">
              <w:rPr>
                <w:rFonts w:ascii="Cormorant Infant" w:hAnsi="Cormorant Infant" w:cs="Tahoma"/>
                <w:color w:val="000000"/>
                <w:szCs w:val="28"/>
              </w:rPr>
              <w:t>=</w:t>
            </w:r>
            <w:r w:rsidRPr="002475C4">
              <w:rPr>
                <w:rFonts w:ascii="Cormorant Infant" w:hAnsi="Cormorant Infant" w:cs="Tahoma"/>
                <w:color w:val="93A1A1"/>
                <w:szCs w:val="28"/>
              </w:rPr>
              <w:t>"</w:t>
            </w:r>
            <w:r w:rsidRPr="002475C4">
              <w:rPr>
                <w:rFonts w:ascii="Cormorant Infant" w:hAnsi="Cormorant Infant" w:cs="Tahoma"/>
                <w:color w:val="2AA198"/>
                <w:szCs w:val="28"/>
              </w:rPr>
              <w:t>id</w:t>
            </w:r>
            <w:r w:rsidRPr="002475C4">
              <w:rPr>
                <w:rFonts w:ascii="Cormorant Infant" w:hAnsi="Cormorant Infant" w:cs="Tahoma"/>
                <w:color w:val="93A1A1"/>
                <w:szCs w:val="28"/>
              </w:rPr>
              <w:t>"</w:t>
            </w:r>
            <w:r w:rsidRPr="002475C4">
              <w:rPr>
                <w:rFonts w:ascii="Cormorant Infant" w:hAnsi="Cormorant Infant" w:cs="Tahoma"/>
                <w:color w:val="000000"/>
                <w:szCs w:val="28"/>
              </w:rPr>
              <w:t xml:space="preserve"> </w:t>
            </w:r>
            <w:r w:rsidRPr="002475C4">
              <w:rPr>
                <w:rFonts w:ascii="Cormorant Infant" w:hAnsi="Cormorant Infant" w:cs="Tahoma"/>
                <w:color w:val="93A1A1"/>
                <w:szCs w:val="28"/>
              </w:rPr>
              <w:t>th:value</w:t>
            </w:r>
            <w:r w:rsidRPr="002475C4">
              <w:rPr>
                <w:rFonts w:ascii="Cormorant Infant" w:hAnsi="Cormorant Infant" w:cs="Tahoma"/>
                <w:color w:val="000000"/>
                <w:szCs w:val="28"/>
              </w:rPr>
              <w:t>=</w:t>
            </w:r>
            <w:r w:rsidRPr="002475C4">
              <w:rPr>
                <w:rFonts w:ascii="Cormorant Infant" w:hAnsi="Cormorant Infant" w:cs="Tahoma"/>
                <w:color w:val="93A1A1"/>
                <w:szCs w:val="28"/>
              </w:rPr>
              <w:t>"</w:t>
            </w:r>
            <w:r w:rsidRPr="002475C4">
              <w:rPr>
                <w:rFonts w:ascii="Cormorant Infant" w:hAnsi="Cormorant Infant" w:cs="Tahoma"/>
                <w:color w:val="2AA198"/>
                <w:szCs w:val="28"/>
              </w:rPr>
              <w:t>${item.id}</w:t>
            </w:r>
            <w:r w:rsidRPr="002475C4">
              <w:rPr>
                <w:rFonts w:ascii="Cormorant Infant" w:hAnsi="Cormorant Infant" w:cs="Tahoma"/>
                <w:color w:val="93A1A1"/>
                <w:szCs w:val="28"/>
              </w:rPr>
              <w:t>"&gt;</w:t>
            </w:r>
          </w:p>
          <w:p w14:paraId="1D8C7B73" w14:textId="77777777" w:rsidR="002475C4" w:rsidRPr="002475C4" w:rsidRDefault="002475C4" w:rsidP="002475C4">
            <w:pPr>
              <w:autoSpaceDE w:val="0"/>
              <w:autoSpaceDN w:val="0"/>
              <w:adjustRightInd w:val="0"/>
              <w:rPr>
                <w:rFonts w:ascii="Cormorant Infant" w:hAnsi="Cormorant Infant" w:cs="Tahoma"/>
                <w:szCs w:val="28"/>
              </w:rPr>
            </w:pPr>
            <w:r>
              <w:rPr>
                <w:rFonts w:ascii="Cormorant Infant" w:hAnsi="Cormorant Infant" w:cs="Tahoma"/>
                <w:color w:val="000000"/>
                <w:szCs w:val="28"/>
              </w:rPr>
              <w:tab/>
            </w:r>
            <w:r>
              <w:rPr>
                <w:rFonts w:ascii="Cormorant Infant" w:hAnsi="Cormorant Infant" w:cs="Tahoma"/>
                <w:color w:val="000000"/>
                <w:szCs w:val="28"/>
              </w:rPr>
              <w:tab/>
            </w:r>
            <w:r w:rsidRPr="002475C4">
              <w:rPr>
                <w:rFonts w:ascii="Cormorant Infant" w:hAnsi="Cormorant Infant" w:cs="Tahoma"/>
                <w:color w:val="93A1A1"/>
                <w:szCs w:val="28"/>
              </w:rPr>
              <w:t>&lt;</w:t>
            </w:r>
            <w:r w:rsidRPr="002475C4">
              <w:rPr>
                <w:rFonts w:ascii="Cormorant Infant" w:hAnsi="Cormorant Infant" w:cs="Tahoma"/>
                <w:color w:val="268BD2"/>
                <w:szCs w:val="28"/>
              </w:rPr>
              <w:t>tr</w:t>
            </w:r>
            <w:r w:rsidRPr="002475C4">
              <w:rPr>
                <w:rFonts w:ascii="Cormorant Infant" w:hAnsi="Cormorant Infant" w:cs="Tahoma"/>
                <w:color w:val="93A1A1"/>
                <w:szCs w:val="28"/>
              </w:rPr>
              <w:t>&gt;</w:t>
            </w:r>
          </w:p>
          <w:p w14:paraId="1D8C7B74" w14:textId="77777777" w:rsidR="002475C4" w:rsidRPr="002475C4" w:rsidRDefault="002475C4" w:rsidP="002475C4">
            <w:pPr>
              <w:autoSpaceDE w:val="0"/>
              <w:autoSpaceDN w:val="0"/>
              <w:adjustRightInd w:val="0"/>
              <w:rPr>
                <w:rFonts w:ascii="Cormorant Infant" w:hAnsi="Cormorant Infant" w:cs="Tahoma"/>
                <w:szCs w:val="28"/>
              </w:rPr>
            </w:pPr>
            <w:r>
              <w:rPr>
                <w:rFonts w:ascii="Cormorant Infant" w:hAnsi="Cormorant Infant" w:cs="Tahoma"/>
                <w:color w:val="000000"/>
                <w:szCs w:val="28"/>
              </w:rPr>
              <w:tab/>
            </w:r>
            <w:r>
              <w:rPr>
                <w:rFonts w:ascii="Cormorant Infant" w:hAnsi="Cormorant Infant" w:cs="Tahoma"/>
                <w:color w:val="000000"/>
                <w:szCs w:val="28"/>
              </w:rPr>
              <w:tab/>
            </w:r>
            <w:r>
              <w:rPr>
                <w:rFonts w:ascii="Cormorant Infant" w:hAnsi="Cormorant Infant" w:cs="Tahoma"/>
                <w:color w:val="000000"/>
                <w:szCs w:val="28"/>
              </w:rPr>
              <w:tab/>
            </w:r>
            <w:r w:rsidRPr="002475C4">
              <w:rPr>
                <w:rFonts w:ascii="Cormorant Infant" w:hAnsi="Cormorant Infant" w:cs="Tahoma"/>
                <w:color w:val="000000"/>
                <w:szCs w:val="28"/>
              </w:rPr>
              <w:t>&lt;</w:t>
            </w:r>
            <w:r w:rsidRPr="002475C4">
              <w:rPr>
                <w:rFonts w:ascii="Cormorant Infant" w:hAnsi="Cormorant Infant" w:cs="Tahoma"/>
                <w:color w:val="268BD2"/>
                <w:szCs w:val="28"/>
              </w:rPr>
              <w:t>td</w:t>
            </w:r>
            <w:r w:rsidRPr="002475C4">
              <w:rPr>
                <w:rFonts w:ascii="Cormorant Infant" w:hAnsi="Cormorant Infant" w:cs="Tahoma"/>
                <w:color w:val="000000"/>
                <w:szCs w:val="28"/>
              </w:rPr>
              <w:t xml:space="preserve"> </w:t>
            </w:r>
            <w:r w:rsidRPr="002475C4">
              <w:rPr>
                <w:rFonts w:ascii="Cormorant Infant" w:hAnsi="Cormorant Infant" w:cs="Tahoma"/>
                <w:color w:val="93A1A1"/>
                <w:szCs w:val="28"/>
              </w:rPr>
              <w:t>th:text</w:t>
            </w:r>
            <w:r w:rsidRPr="002475C4">
              <w:rPr>
                <w:rFonts w:ascii="Cormorant Infant" w:hAnsi="Cormorant Infant" w:cs="Tahoma"/>
                <w:color w:val="000000"/>
                <w:szCs w:val="28"/>
              </w:rPr>
              <w:t>=</w:t>
            </w:r>
            <w:r w:rsidRPr="002475C4">
              <w:rPr>
                <w:rFonts w:ascii="Cormorant Infant" w:hAnsi="Cormorant Infant" w:cs="Tahoma"/>
                <w:color w:val="93A1A1"/>
                <w:szCs w:val="28"/>
              </w:rPr>
              <w:t>"</w:t>
            </w:r>
            <w:r w:rsidRPr="002475C4">
              <w:rPr>
                <w:rFonts w:ascii="Cormorant Infant" w:hAnsi="Cormorant Infant" w:cs="Tahoma"/>
                <w:color w:val="2AA198"/>
                <w:szCs w:val="28"/>
              </w:rPr>
              <w:t>${item.id}</w:t>
            </w:r>
            <w:r w:rsidRPr="002475C4">
              <w:rPr>
                <w:rFonts w:ascii="Cormorant Infant" w:hAnsi="Cormorant Infant" w:cs="Tahoma"/>
                <w:color w:val="93A1A1"/>
                <w:szCs w:val="28"/>
              </w:rPr>
              <w:t>"</w:t>
            </w:r>
            <w:r w:rsidRPr="002475C4">
              <w:rPr>
                <w:rFonts w:ascii="Cormorant Infant" w:hAnsi="Cormorant Infant" w:cs="Tahoma"/>
                <w:color w:val="000000"/>
                <w:szCs w:val="28"/>
              </w:rPr>
              <w:t>&gt;&lt;/</w:t>
            </w:r>
            <w:r w:rsidRPr="002475C4">
              <w:rPr>
                <w:rFonts w:ascii="Cormorant Infant" w:hAnsi="Cormorant Infant" w:cs="Tahoma"/>
                <w:color w:val="268BD2"/>
                <w:szCs w:val="28"/>
              </w:rPr>
              <w:t>td</w:t>
            </w:r>
            <w:r w:rsidRPr="002475C4">
              <w:rPr>
                <w:rFonts w:ascii="Cormorant Infant" w:hAnsi="Cormorant Infant" w:cs="Tahoma"/>
                <w:color w:val="000000"/>
                <w:szCs w:val="28"/>
              </w:rPr>
              <w:t>&gt;</w:t>
            </w:r>
          </w:p>
          <w:p w14:paraId="1D8C7B75" w14:textId="77777777" w:rsidR="002475C4" w:rsidRPr="002475C4" w:rsidRDefault="002475C4" w:rsidP="002475C4">
            <w:pPr>
              <w:autoSpaceDE w:val="0"/>
              <w:autoSpaceDN w:val="0"/>
              <w:adjustRightInd w:val="0"/>
              <w:rPr>
                <w:rFonts w:ascii="Cormorant Infant" w:hAnsi="Cormorant Infant" w:cs="Tahoma"/>
                <w:szCs w:val="28"/>
              </w:rPr>
            </w:pPr>
            <w:r>
              <w:rPr>
                <w:rFonts w:ascii="Cormorant Infant" w:hAnsi="Cormorant Infant" w:cs="Tahoma"/>
                <w:color w:val="000000"/>
                <w:szCs w:val="28"/>
              </w:rPr>
              <w:tab/>
            </w:r>
            <w:r>
              <w:rPr>
                <w:rFonts w:ascii="Cormorant Infant" w:hAnsi="Cormorant Infant" w:cs="Tahoma"/>
                <w:color w:val="000000"/>
                <w:szCs w:val="28"/>
              </w:rPr>
              <w:tab/>
            </w:r>
            <w:r>
              <w:rPr>
                <w:rFonts w:ascii="Cormorant Infant" w:hAnsi="Cormorant Infant" w:cs="Tahoma"/>
                <w:color w:val="000000"/>
                <w:szCs w:val="28"/>
              </w:rPr>
              <w:tab/>
            </w:r>
            <w:r w:rsidRPr="002475C4">
              <w:rPr>
                <w:rFonts w:ascii="Cormorant Infant" w:hAnsi="Cormorant Infant" w:cs="Tahoma"/>
                <w:color w:val="000000"/>
                <w:szCs w:val="28"/>
              </w:rPr>
              <w:t>&lt;</w:t>
            </w:r>
            <w:r w:rsidRPr="002475C4">
              <w:rPr>
                <w:rFonts w:ascii="Cormorant Infant" w:hAnsi="Cormorant Infant" w:cs="Tahoma"/>
                <w:color w:val="268BD2"/>
                <w:szCs w:val="28"/>
              </w:rPr>
              <w:t>td</w:t>
            </w:r>
            <w:r w:rsidRPr="002475C4">
              <w:rPr>
                <w:rFonts w:ascii="Cormorant Infant" w:hAnsi="Cormorant Infant" w:cs="Tahoma"/>
                <w:color w:val="000000"/>
                <w:szCs w:val="28"/>
              </w:rPr>
              <w:t xml:space="preserve"> </w:t>
            </w:r>
            <w:r w:rsidRPr="002475C4">
              <w:rPr>
                <w:rFonts w:ascii="Cormorant Infant" w:hAnsi="Cormorant Infant" w:cs="Tahoma"/>
                <w:color w:val="93A1A1"/>
                <w:szCs w:val="28"/>
              </w:rPr>
              <w:t>th:text</w:t>
            </w:r>
            <w:r w:rsidRPr="002475C4">
              <w:rPr>
                <w:rFonts w:ascii="Cormorant Infant" w:hAnsi="Cormorant Infant" w:cs="Tahoma"/>
                <w:color w:val="000000"/>
                <w:szCs w:val="28"/>
              </w:rPr>
              <w:t>=</w:t>
            </w:r>
            <w:r w:rsidRPr="002475C4">
              <w:rPr>
                <w:rFonts w:ascii="Cormorant Infant" w:hAnsi="Cormorant Infant" w:cs="Tahoma"/>
                <w:color w:val="93A1A1"/>
                <w:szCs w:val="28"/>
              </w:rPr>
              <w:t>"</w:t>
            </w:r>
            <w:r w:rsidRPr="002475C4">
              <w:rPr>
                <w:rFonts w:ascii="Cormorant Infant" w:hAnsi="Cormorant Infant" w:cs="Tahoma"/>
                <w:color w:val="2AA198"/>
                <w:szCs w:val="28"/>
              </w:rPr>
              <w:t>${item.name}</w:t>
            </w:r>
            <w:r w:rsidRPr="002475C4">
              <w:rPr>
                <w:rFonts w:ascii="Cormorant Infant" w:hAnsi="Cormorant Infant" w:cs="Tahoma"/>
                <w:color w:val="93A1A1"/>
                <w:szCs w:val="28"/>
              </w:rPr>
              <w:t>"</w:t>
            </w:r>
            <w:r w:rsidRPr="002475C4">
              <w:rPr>
                <w:rFonts w:ascii="Cormorant Infant" w:hAnsi="Cormorant Infant" w:cs="Tahoma"/>
                <w:color w:val="000000"/>
                <w:szCs w:val="28"/>
              </w:rPr>
              <w:t>&gt;&lt;/</w:t>
            </w:r>
            <w:r w:rsidRPr="002475C4">
              <w:rPr>
                <w:rFonts w:ascii="Cormorant Infant" w:hAnsi="Cormorant Infant" w:cs="Tahoma"/>
                <w:color w:val="268BD2"/>
                <w:szCs w:val="28"/>
              </w:rPr>
              <w:t>td</w:t>
            </w:r>
            <w:r w:rsidRPr="002475C4">
              <w:rPr>
                <w:rFonts w:ascii="Cormorant Infant" w:hAnsi="Cormorant Infant" w:cs="Tahoma"/>
                <w:color w:val="000000"/>
                <w:szCs w:val="28"/>
              </w:rPr>
              <w:t>&gt;</w:t>
            </w:r>
          </w:p>
          <w:p w14:paraId="1D8C7B76" w14:textId="77777777" w:rsidR="002475C4" w:rsidRPr="002475C4" w:rsidRDefault="002475C4" w:rsidP="002475C4">
            <w:pPr>
              <w:autoSpaceDE w:val="0"/>
              <w:autoSpaceDN w:val="0"/>
              <w:adjustRightInd w:val="0"/>
              <w:rPr>
                <w:rFonts w:ascii="Cormorant Infant" w:hAnsi="Cormorant Infant" w:cs="Tahoma"/>
                <w:szCs w:val="28"/>
              </w:rPr>
            </w:pPr>
            <w:r>
              <w:rPr>
                <w:rFonts w:ascii="Cormorant Infant" w:hAnsi="Cormorant Infant" w:cs="Tahoma"/>
                <w:color w:val="000000"/>
                <w:szCs w:val="28"/>
              </w:rPr>
              <w:tab/>
            </w:r>
            <w:r>
              <w:rPr>
                <w:rFonts w:ascii="Cormorant Infant" w:hAnsi="Cormorant Infant" w:cs="Tahoma"/>
                <w:color w:val="000000"/>
                <w:szCs w:val="28"/>
              </w:rPr>
              <w:tab/>
            </w:r>
            <w:r>
              <w:rPr>
                <w:rFonts w:ascii="Cormorant Infant" w:hAnsi="Cormorant Infant" w:cs="Tahoma"/>
                <w:color w:val="000000"/>
                <w:szCs w:val="28"/>
              </w:rPr>
              <w:tab/>
            </w:r>
            <w:r w:rsidRPr="002475C4">
              <w:rPr>
                <w:rFonts w:ascii="Cormorant Infant" w:hAnsi="Cormorant Infant" w:cs="Tahoma"/>
                <w:color w:val="000000"/>
                <w:szCs w:val="28"/>
              </w:rPr>
              <w:t>&lt;</w:t>
            </w:r>
            <w:r w:rsidRPr="002475C4">
              <w:rPr>
                <w:rFonts w:ascii="Cormorant Infant" w:hAnsi="Cormorant Infant" w:cs="Tahoma"/>
                <w:color w:val="268BD2"/>
                <w:szCs w:val="28"/>
              </w:rPr>
              <w:t>td</w:t>
            </w:r>
            <w:r w:rsidRPr="002475C4">
              <w:rPr>
                <w:rFonts w:ascii="Cormorant Infant" w:hAnsi="Cormorant Infant" w:cs="Tahoma"/>
                <w:color w:val="000000"/>
                <w:szCs w:val="28"/>
              </w:rPr>
              <w:t xml:space="preserve"> </w:t>
            </w:r>
            <w:r w:rsidRPr="002475C4">
              <w:rPr>
                <w:rFonts w:ascii="Cormorant Infant" w:hAnsi="Cormorant Infant" w:cs="Tahoma"/>
                <w:color w:val="93A1A1"/>
                <w:szCs w:val="28"/>
              </w:rPr>
              <w:t>th:text</w:t>
            </w:r>
            <w:r w:rsidRPr="002475C4">
              <w:rPr>
                <w:rFonts w:ascii="Cormorant Infant" w:hAnsi="Cormorant Infant" w:cs="Tahoma"/>
                <w:color w:val="000000"/>
                <w:szCs w:val="28"/>
              </w:rPr>
              <w:t>=</w:t>
            </w:r>
            <w:r w:rsidRPr="002475C4">
              <w:rPr>
                <w:rFonts w:ascii="Cormorant Infant" w:hAnsi="Cormorant Infant" w:cs="Tahoma"/>
                <w:color w:val="93A1A1"/>
                <w:szCs w:val="28"/>
              </w:rPr>
              <w:t>"</w:t>
            </w:r>
            <w:r w:rsidRPr="002475C4">
              <w:rPr>
                <w:rFonts w:ascii="Cormorant Infant" w:hAnsi="Cormorant Infant" w:cs="Tahoma"/>
                <w:color w:val="2AA198"/>
                <w:szCs w:val="28"/>
              </w:rPr>
              <w:t>${item.price}</w:t>
            </w:r>
            <w:r w:rsidRPr="002475C4">
              <w:rPr>
                <w:rFonts w:ascii="Cormorant Infant" w:hAnsi="Cormorant Infant" w:cs="Tahoma"/>
                <w:color w:val="93A1A1"/>
                <w:szCs w:val="28"/>
              </w:rPr>
              <w:t>"</w:t>
            </w:r>
            <w:r w:rsidRPr="002475C4">
              <w:rPr>
                <w:rFonts w:ascii="Cormorant Infant" w:hAnsi="Cormorant Infant" w:cs="Tahoma"/>
                <w:color w:val="000000"/>
                <w:szCs w:val="28"/>
              </w:rPr>
              <w:t>&gt;&lt;/</w:t>
            </w:r>
            <w:r w:rsidRPr="002475C4">
              <w:rPr>
                <w:rFonts w:ascii="Cormorant Infant" w:hAnsi="Cormorant Infant" w:cs="Tahoma"/>
                <w:color w:val="268BD2"/>
                <w:szCs w:val="28"/>
              </w:rPr>
              <w:t>td</w:t>
            </w:r>
            <w:r w:rsidRPr="002475C4">
              <w:rPr>
                <w:rFonts w:ascii="Cormorant Infant" w:hAnsi="Cormorant Infant" w:cs="Tahoma"/>
                <w:color w:val="000000"/>
                <w:szCs w:val="28"/>
              </w:rPr>
              <w:t>&gt;</w:t>
            </w:r>
          </w:p>
          <w:p w14:paraId="1D8C7B77" w14:textId="77777777" w:rsidR="002475C4" w:rsidRDefault="002475C4" w:rsidP="002475C4">
            <w:pPr>
              <w:autoSpaceDE w:val="0"/>
              <w:autoSpaceDN w:val="0"/>
              <w:adjustRightInd w:val="0"/>
              <w:rPr>
                <w:rFonts w:ascii="Cormorant Infant" w:hAnsi="Cormorant Infant" w:cs="Tahoma"/>
                <w:color w:val="000000"/>
                <w:szCs w:val="28"/>
              </w:rPr>
            </w:pPr>
            <w:r>
              <w:rPr>
                <w:rFonts w:ascii="Cormorant Infant" w:hAnsi="Cormorant Infant" w:cs="Tahoma"/>
                <w:color w:val="000000"/>
                <w:szCs w:val="28"/>
              </w:rPr>
              <w:tab/>
            </w:r>
            <w:r>
              <w:rPr>
                <w:rFonts w:ascii="Cormorant Infant" w:hAnsi="Cormorant Infant" w:cs="Tahoma"/>
                <w:color w:val="000000"/>
                <w:szCs w:val="28"/>
              </w:rPr>
              <w:tab/>
            </w:r>
            <w:r>
              <w:rPr>
                <w:rFonts w:ascii="Cormorant Infant" w:hAnsi="Cormorant Infant" w:cs="Tahoma"/>
                <w:color w:val="000000"/>
                <w:szCs w:val="28"/>
              </w:rPr>
              <w:tab/>
            </w:r>
            <w:r w:rsidRPr="002475C4">
              <w:rPr>
                <w:rFonts w:ascii="Cormorant Infant" w:hAnsi="Cormorant Infant" w:cs="Tahoma"/>
                <w:color w:val="93A1A1"/>
                <w:szCs w:val="28"/>
              </w:rPr>
              <w:t>&lt;</w:t>
            </w:r>
            <w:r w:rsidRPr="002475C4">
              <w:rPr>
                <w:rFonts w:ascii="Cormorant Infant" w:hAnsi="Cormorant Infant" w:cs="Tahoma"/>
                <w:color w:val="268BD2"/>
                <w:szCs w:val="28"/>
              </w:rPr>
              <w:t>td</w:t>
            </w:r>
            <w:r w:rsidRPr="002475C4">
              <w:rPr>
                <w:rFonts w:ascii="Cormorant Infant" w:hAnsi="Cormorant Infant" w:cs="Tahoma"/>
                <w:color w:val="93A1A1"/>
                <w:szCs w:val="28"/>
              </w:rPr>
              <w:t>&gt;&lt;</w:t>
            </w:r>
            <w:r w:rsidRPr="002475C4">
              <w:rPr>
                <w:rFonts w:ascii="Cormorant Infant" w:hAnsi="Cormorant Infant" w:cs="Tahoma"/>
                <w:color w:val="268BD2"/>
                <w:szCs w:val="28"/>
              </w:rPr>
              <w:t>input</w:t>
            </w:r>
            <w:r w:rsidRPr="002475C4">
              <w:rPr>
                <w:rFonts w:ascii="Cormorant Infant" w:hAnsi="Cormorant Infant" w:cs="Tahoma"/>
                <w:color w:val="000000"/>
                <w:szCs w:val="28"/>
              </w:rPr>
              <w:t xml:space="preserve"> </w:t>
            </w:r>
            <w:r w:rsidRPr="002475C4">
              <w:rPr>
                <w:rFonts w:ascii="Cormorant Infant" w:hAnsi="Cormorant Infant" w:cs="Tahoma"/>
                <w:color w:val="93A1A1"/>
                <w:szCs w:val="28"/>
              </w:rPr>
              <w:t>name</w:t>
            </w:r>
            <w:r w:rsidRPr="002475C4">
              <w:rPr>
                <w:rFonts w:ascii="Cormorant Infant" w:hAnsi="Cormorant Infant" w:cs="Tahoma"/>
                <w:color w:val="000000"/>
                <w:szCs w:val="28"/>
              </w:rPr>
              <w:t>=</w:t>
            </w:r>
            <w:r w:rsidRPr="002475C4">
              <w:rPr>
                <w:rFonts w:ascii="Cormorant Infant" w:hAnsi="Cormorant Infant" w:cs="Tahoma"/>
                <w:color w:val="93A1A1"/>
                <w:szCs w:val="28"/>
              </w:rPr>
              <w:t>"</w:t>
            </w:r>
            <w:r w:rsidRPr="002475C4">
              <w:rPr>
                <w:rFonts w:ascii="Cormorant Infant" w:hAnsi="Cormorant Infant" w:cs="Tahoma"/>
                <w:color w:val="2AA198"/>
                <w:szCs w:val="28"/>
              </w:rPr>
              <w:t>qty</w:t>
            </w:r>
            <w:r w:rsidRPr="002475C4">
              <w:rPr>
                <w:rFonts w:ascii="Cormorant Infant" w:hAnsi="Cormorant Infant" w:cs="Tahoma"/>
                <w:color w:val="93A1A1"/>
                <w:szCs w:val="28"/>
              </w:rPr>
              <w:t>"</w:t>
            </w:r>
            <w:r w:rsidRPr="002475C4">
              <w:rPr>
                <w:rFonts w:ascii="Cormorant Infant" w:hAnsi="Cormorant Infant" w:cs="Tahoma"/>
                <w:color w:val="000000"/>
                <w:szCs w:val="28"/>
              </w:rPr>
              <w:t xml:space="preserve"> </w:t>
            </w:r>
            <w:r w:rsidRPr="002475C4">
              <w:rPr>
                <w:rFonts w:ascii="Cormorant Infant" w:hAnsi="Cormorant Infant" w:cs="Tahoma"/>
                <w:color w:val="93A1A1"/>
                <w:szCs w:val="28"/>
              </w:rPr>
              <w:t>th:value</w:t>
            </w:r>
            <w:r w:rsidRPr="002475C4">
              <w:rPr>
                <w:rFonts w:ascii="Cormorant Infant" w:hAnsi="Cormorant Infant" w:cs="Tahoma"/>
                <w:color w:val="000000"/>
                <w:szCs w:val="28"/>
              </w:rPr>
              <w:t>=</w:t>
            </w:r>
            <w:r w:rsidRPr="002475C4">
              <w:rPr>
                <w:rFonts w:ascii="Cormorant Infant" w:hAnsi="Cormorant Infant" w:cs="Tahoma"/>
                <w:color w:val="93A1A1"/>
                <w:szCs w:val="28"/>
              </w:rPr>
              <w:t>"</w:t>
            </w:r>
            <w:r w:rsidRPr="002475C4">
              <w:rPr>
                <w:rFonts w:ascii="Cormorant Infant" w:hAnsi="Cormorant Infant" w:cs="Tahoma"/>
                <w:color w:val="2AA198"/>
                <w:szCs w:val="28"/>
              </w:rPr>
              <w:t>${item.qty}</w:t>
            </w:r>
            <w:r w:rsidRPr="002475C4">
              <w:rPr>
                <w:rFonts w:ascii="Cormorant Infant" w:hAnsi="Cormorant Infant" w:cs="Tahoma"/>
                <w:color w:val="93A1A1"/>
                <w:szCs w:val="28"/>
              </w:rPr>
              <w:t>"</w:t>
            </w:r>
            <w:r w:rsidRPr="002475C4">
              <w:rPr>
                <w:rFonts w:ascii="Cormorant Infant" w:hAnsi="Cormorant Infant" w:cs="Tahoma"/>
                <w:color w:val="000000"/>
                <w:szCs w:val="28"/>
              </w:rPr>
              <w:t xml:space="preserve"> </w:t>
            </w:r>
          </w:p>
          <w:p w14:paraId="1D8C7B78" w14:textId="77777777" w:rsidR="002475C4" w:rsidRPr="002475C4" w:rsidRDefault="002475C4" w:rsidP="002475C4">
            <w:pPr>
              <w:autoSpaceDE w:val="0"/>
              <w:autoSpaceDN w:val="0"/>
              <w:adjustRightInd w:val="0"/>
              <w:ind w:left="3960"/>
              <w:rPr>
                <w:rFonts w:ascii="Cormorant Infant" w:hAnsi="Cormorant Infant" w:cs="Tahoma"/>
                <w:szCs w:val="28"/>
              </w:rPr>
            </w:pPr>
            <w:r w:rsidRPr="002475C4">
              <w:rPr>
                <w:rFonts w:ascii="Cormorant Infant" w:hAnsi="Cormorant Infant" w:cs="Tahoma"/>
                <w:color w:val="93A1A1"/>
                <w:szCs w:val="28"/>
              </w:rPr>
              <w:t>onblur</w:t>
            </w:r>
            <w:r w:rsidRPr="002475C4">
              <w:rPr>
                <w:rFonts w:ascii="Cormorant Infant" w:hAnsi="Cormorant Infant" w:cs="Tahoma"/>
                <w:color w:val="000000"/>
                <w:szCs w:val="28"/>
              </w:rPr>
              <w:t>=</w:t>
            </w:r>
            <w:r w:rsidRPr="002475C4">
              <w:rPr>
                <w:rFonts w:ascii="Cormorant Infant" w:hAnsi="Cormorant Infant" w:cs="Tahoma"/>
                <w:color w:val="93A1A1"/>
                <w:szCs w:val="28"/>
              </w:rPr>
              <w:t>"</w:t>
            </w:r>
            <w:r w:rsidRPr="002475C4">
              <w:rPr>
                <w:rFonts w:ascii="Cormorant Infant" w:hAnsi="Cormorant Infant" w:cs="Tahoma"/>
                <w:color w:val="2AA198"/>
                <w:szCs w:val="28"/>
              </w:rPr>
              <w:t>this.form.submit()</w:t>
            </w:r>
            <w:r w:rsidRPr="002475C4">
              <w:rPr>
                <w:rFonts w:ascii="Cormorant Infant" w:hAnsi="Cormorant Infant" w:cs="Tahoma"/>
                <w:color w:val="93A1A1"/>
                <w:szCs w:val="28"/>
              </w:rPr>
              <w:t>"&gt;&lt;/</w:t>
            </w:r>
            <w:r w:rsidRPr="002475C4">
              <w:rPr>
                <w:rFonts w:ascii="Cormorant Infant" w:hAnsi="Cormorant Infant" w:cs="Tahoma"/>
                <w:color w:val="268BD2"/>
                <w:szCs w:val="28"/>
              </w:rPr>
              <w:t>td</w:t>
            </w:r>
            <w:r w:rsidRPr="002475C4">
              <w:rPr>
                <w:rFonts w:ascii="Cormorant Infant" w:hAnsi="Cormorant Infant" w:cs="Tahoma"/>
                <w:color w:val="93A1A1"/>
                <w:szCs w:val="28"/>
              </w:rPr>
              <w:t>&gt;</w:t>
            </w:r>
          </w:p>
          <w:p w14:paraId="1D8C7B79" w14:textId="77777777" w:rsidR="002475C4" w:rsidRPr="002475C4" w:rsidRDefault="002475C4" w:rsidP="002475C4">
            <w:pPr>
              <w:autoSpaceDE w:val="0"/>
              <w:autoSpaceDN w:val="0"/>
              <w:adjustRightInd w:val="0"/>
              <w:rPr>
                <w:rFonts w:ascii="Cormorant Infant" w:hAnsi="Cormorant Infant" w:cs="Tahoma"/>
                <w:szCs w:val="28"/>
              </w:rPr>
            </w:pPr>
            <w:r>
              <w:rPr>
                <w:rFonts w:ascii="Cormorant Infant" w:hAnsi="Cormorant Infant" w:cs="Tahoma"/>
                <w:color w:val="000000"/>
                <w:szCs w:val="28"/>
              </w:rPr>
              <w:tab/>
            </w:r>
            <w:r>
              <w:rPr>
                <w:rFonts w:ascii="Cormorant Infant" w:hAnsi="Cormorant Infant" w:cs="Tahoma"/>
                <w:color w:val="000000"/>
                <w:szCs w:val="28"/>
              </w:rPr>
              <w:tab/>
            </w:r>
            <w:r>
              <w:rPr>
                <w:rFonts w:ascii="Cormorant Infant" w:hAnsi="Cormorant Infant" w:cs="Tahoma"/>
                <w:color w:val="000000"/>
                <w:szCs w:val="28"/>
              </w:rPr>
              <w:tab/>
            </w:r>
            <w:r w:rsidRPr="002475C4">
              <w:rPr>
                <w:rFonts w:ascii="Cormorant Infant" w:hAnsi="Cormorant Infant" w:cs="Tahoma"/>
                <w:color w:val="000000"/>
                <w:szCs w:val="28"/>
              </w:rPr>
              <w:t>&lt;</w:t>
            </w:r>
            <w:r w:rsidRPr="002475C4">
              <w:rPr>
                <w:rFonts w:ascii="Cormorant Infant" w:hAnsi="Cormorant Infant" w:cs="Tahoma"/>
                <w:color w:val="268BD2"/>
                <w:szCs w:val="28"/>
              </w:rPr>
              <w:t>td</w:t>
            </w:r>
            <w:r w:rsidRPr="002475C4">
              <w:rPr>
                <w:rFonts w:ascii="Cormorant Infant" w:hAnsi="Cormorant Infant" w:cs="Tahoma"/>
                <w:color w:val="000000"/>
                <w:szCs w:val="28"/>
              </w:rPr>
              <w:t xml:space="preserve"> </w:t>
            </w:r>
            <w:r w:rsidRPr="002475C4">
              <w:rPr>
                <w:rFonts w:ascii="Cormorant Infant" w:hAnsi="Cormorant Infant" w:cs="Tahoma"/>
                <w:color w:val="93A1A1"/>
                <w:szCs w:val="28"/>
              </w:rPr>
              <w:t>th:text</w:t>
            </w:r>
            <w:r w:rsidRPr="002475C4">
              <w:rPr>
                <w:rFonts w:ascii="Cormorant Infant" w:hAnsi="Cormorant Infant" w:cs="Tahoma"/>
                <w:color w:val="000000"/>
                <w:szCs w:val="28"/>
              </w:rPr>
              <w:t>=</w:t>
            </w:r>
            <w:r w:rsidRPr="002475C4">
              <w:rPr>
                <w:rFonts w:ascii="Cormorant Infant" w:hAnsi="Cormorant Infant" w:cs="Tahoma"/>
                <w:color w:val="93A1A1"/>
                <w:szCs w:val="28"/>
              </w:rPr>
              <w:t>"</w:t>
            </w:r>
            <w:r w:rsidRPr="002475C4">
              <w:rPr>
                <w:rFonts w:ascii="Cormorant Infant" w:hAnsi="Cormorant Infant" w:cs="Tahoma"/>
                <w:color w:val="2AA198"/>
                <w:szCs w:val="28"/>
              </w:rPr>
              <w:t>${item.price * item.qty}</w:t>
            </w:r>
            <w:r w:rsidRPr="002475C4">
              <w:rPr>
                <w:rFonts w:ascii="Cormorant Infant" w:hAnsi="Cormorant Infant" w:cs="Tahoma"/>
                <w:color w:val="93A1A1"/>
                <w:szCs w:val="28"/>
              </w:rPr>
              <w:t>"</w:t>
            </w:r>
            <w:r w:rsidRPr="002475C4">
              <w:rPr>
                <w:rFonts w:ascii="Cormorant Infant" w:hAnsi="Cormorant Infant" w:cs="Tahoma"/>
                <w:color w:val="000000"/>
                <w:szCs w:val="28"/>
              </w:rPr>
              <w:t>&gt;&lt;/</w:t>
            </w:r>
            <w:r w:rsidRPr="002475C4">
              <w:rPr>
                <w:rFonts w:ascii="Cormorant Infant" w:hAnsi="Cormorant Infant" w:cs="Tahoma"/>
                <w:color w:val="268BD2"/>
                <w:szCs w:val="28"/>
              </w:rPr>
              <w:t>td</w:t>
            </w:r>
            <w:r w:rsidRPr="002475C4">
              <w:rPr>
                <w:rFonts w:ascii="Cormorant Infant" w:hAnsi="Cormorant Infant" w:cs="Tahoma"/>
                <w:color w:val="000000"/>
                <w:szCs w:val="28"/>
              </w:rPr>
              <w:t>&gt;</w:t>
            </w:r>
          </w:p>
          <w:p w14:paraId="1D8C7B7A" w14:textId="77777777" w:rsidR="002475C4" w:rsidRPr="002475C4" w:rsidRDefault="002475C4" w:rsidP="002475C4">
            <w:pPr>
              <w:autoSpaceDE w:val="0"/>
              <w:autoSpaceDN w:val="0"/>
              <w:adjustRightInd w:val="0"/>
              <w:rPr>
                <w:rFonts w:ascii="Cormorant Infant" w:hAnsi="Cormorant Infant" w:cs="Tahoma"/>
                <w:szCs w:val="28"/>
              </w:rPr>
            </w:pPr>
            <w:r>
              <w:rPr>
                <w:rFonts w:ascii="Cormorant Infant" w:hAnsi="Cormorant Infant" w:cs="Tahoma"/>
                <w:color w:val="000000"/>
                <w:szCs w:val="28"/>
              </w:rPr>
              <w:tab/>
            </w:r>
            <w:r>
              <w:rPr>
                <w:rFonts w:ascii="Cormorant Infant" w:hAnsi="Cormorant Infant" w:cs="Tahoma"/>
                <w:color w:val="000000"/>
                <w:szCs w:val="28"/>
              </w:rPr>
              <w:tab/>
            </w:r>
            <w:r>
              <w:rPr>
                <w:rFonts w:ascii="Cormorant Infant" w:hAnsi="Cormorant Infant" w:cs="Tahoma"/>
                <w:color w:val="000000"/>
                <w:szCs w:val="28"/>
              </w:rPr>
              <w:tab/>
            </w:r>
            <w:r w:rsidRPr="002475C4">
              <w:rPr>
                <w:rFonts w:ascii="Cormorant Infant" w:hAnsi="Cormorant Infant" w:cs="Tahoma"/>
                <w:color w:val="93A1A1"/>
                <w:szCs w:val="28"/>
              </w:rPr>
              <w:t>&lt;</w:t>
            </w:r>
            <w:r w:rsidRPr="002475C4">
              <w:rPr>
                <w:rFonts w:ascii="Cormorant Infant" w:hAnsi="Cormorant Infant" w:cs="Tahoma"/>
                <w:color w:val="268BD2"/>
                <w:szCs w:val="28"/>
              </w:rPr>
              <w:t>td</w:t>
            </w:r>
            <w:r w:rsidRPr="002475C4">
              <w:rPr>
                <w:rFonts w:ascii="Cormorant Infant" w:hAnsi="Cormorant Infant" w:cs="Tahoma"/>
                <w:color w:val="93A1A1"/>
                <w:szCs w:val="28"/>
              </w:rPr>
              <w:t>&gt;</w:t>
            </w:r>
          </w:p>
          <w:p w14:paraId="1D8C7B7B" w14:textId="77777777" w:rsidR="002475C4" w:rsidRPr="002475C4" w:rsidRDefault="002475C4" w:rsidP="002475C4">
            <w:pPr>
              <w:autoSpaceDE w:val="0"/>
              <w:autoSpaceDN w:val="0"/>
              <w:adjustRightInd w:val="0"/>
              <w:rPr>
                <w:rFonts w:ascii="Cormorant Infant" w:hAnsi="Cormorant Infant" w:cs="Tahoma"/>
                <w:szCs w:val="28"/>
              </w:rPr>
            </w:pPr>
            <w:r>
              <w:rPr>
                <w:rFonts w:ascii="Cormorant Infant" w:hAnsi="Cormorant Infant" w:cs="Tahoma"/>
                <w:color w:val="000000"/>
                <w:szCs w:val="28"/>
              </w:rPr>
              <w:tab/>
            </w:r>
            <w:r>
              <w:rPr>
                <w:rFonts w:ascii="Cormorant Infant" w:hAnsi="Cormorant Infant" w:cs="Tahoma"/>
                <w:color w:val="000000"/>
                <w:szCs w:val="28"/>
              </w:rPr>
              <w:tab/>
            </w:r>
            <w:r>
              <w:rPr>
                <w:rFonts w:ascii="Cormorant Infant" w:hAnsi="Cormorant Infant" w:cs="Tahoma"/>
                <w:color w:val="000000"/>
                <w:szCs w:val="28"/>
              </w:rPr>
              <w:tab/>
            </w:r>
            <w:r>
              <w:rPr>
                <w:rFonts w:ascii="Cormorant Infant" w:hAnsi="Cormorant Infant" w:cs="Tahoma"/>
                <w:color w:val="000000"/>
                <w:szCs w:val="28"/>
              </w:rPr>
              <w:tab/>
            </w:r>
            <w:r w:rsidRPr="002475C4">
              <w:rPr>
                <w:rFonts w:ascii="Cormorant Infant" w:hAnsi="Cormorant Infant" w:cs="Tahoma"/>
                <w:color w:val="93A1A1"/>
                <w:szCs w:val="28"/>
              </w:rPr>
              <w:t>&lt;</w:t>
            </w:r>
            <w:r w:rsidRPr="002475C4">
              <w:rPr>
                <w:rFonts w:ascii="Cormorant Infant" w:hAnsi="Cormorant Infant" w:cs="Tahoma"/>
                <w:color w:val="268BD2"/>
                <w:szCs w:val="28"/>
              </w:rPr>
              <w:t>a</w:t>
            </w:r>
            <w:r w:rsidRPr="002475C4">
              <w:rPr>
                <w:rFonts w:ascii="Cormorant Infant" w:hAnsi="Cormorant Infant" w:cs="Tahoma"/>
                <w:color w:val="000000"/>
                <w:szCs w:val="28"/>
              </w:rPr>
              <w:t xml:space="preserve"> </w:t>
            </w:r>
            <w:r w:rsidRPr="002475C4">
              <w:rPr>
                <w:rFonts w:ascii="Cormorant Infant" w:hAnsi="Cormorant Infant" w:cs="Tahoma"/>
                <w:color w:val="93A1A1"/>
                <w:szCs w:val="28"/>
              </w:rPr>
              <w:t>th:href</w:t>
            </w:r>
            <w:r w:rsidRPr="002475C4">
              <w:rPr>
                <w:rFonts w:ascii="Cormorant Infant" w:hAnsi="Cormorant Infant" w:cs="Tahoma"/>
                <w:color w:val="000000"/>
                <w:szCs w:val="28"/>
              </w:rPr>
              <w:t>=</w:t>
            </w:r>
            <w:r w:rsidRPr="002475C4">
              <w:rPr>
                <w:rFonts w:ascii="Cormorant Infant" w:hAnsi="Cormorant Infant" w:cs="Tahoma"/>
                <w:color w:val="93A1A1"/>
                <w:szCs w:val="28"/>
              </w:rPr>
              <w:t>"</w:t>
            </w:r>
            <w:r w:rsidRPr="002475C4">
              <w:rPr>
                <w:rFonts w:ascii="Cormorant Infant" w:hAnsi="Cormorant Infant" w:cs="Tahoma"/>
                <w:color w:val="2AA198"/>
                <w:szCs w:val="28"/>
              </w:rPr>
              <w:t>@{|/cart/remove/${item.id}|}</w:t>
            </w:r>
            <w:r w:rsidRPr="002475C4">
              <w:rPr>
                <w:rFonts w:ascii="Cormorant Infant" w:hAnsi="Cormorant Infant" w:cs="Tahoma"/>
                <w:color w:val="93A1A1"/>
                <w:szCs w:val="28"/>
              </w:rPr>
              <w:t>"&gt;</w:t>
            </w:r>
            <w:r w:rsidRPr="002475C4">
              <w:rPr>
                <w:rFonts w:ascii="Cormorant Infant" w:hAnsi="Cormorant Infant" w:cs="Tahoma"/>
                <w:color w:val="000000"/>
                <w:szCs w:val="28"/>
              </w:rPr>
              <w:t>Remove</w:t>
            </w:r>
            <w:r w:rsidRPr="002475C4">
              <w:rPr>
                <w:rFonts w:ascii="Cormorant Infant" w:hAnsi="Cormorant Infant" w:cs="Tahoma"/>
                <w:color w:val="93A1A1"/>
                <w:szCs w:val="28"/>
              </w:rPr>
              <w:t>&lt;/</w:t>
            </w:r>
            <w:r w:rsidRPr="002475C4">
              <w:rPr>
                <w:rFonts w:ascii="Cormorant Infant" w:hAnsi="Cormorant Infant" w:cs="Tahoma"/>
                <w:color w:val="268BD2"/>
                <w:szCs w:val="28"/>
              </w:rPr>
              <w:t>a</w:t>
            </w:r>
            <w:r w:rsidRPr="002475C4">
              <w:rPr>
                <w:rFonts w:ascii="Cormorant Infant" w:hAnsi="Cormorant Infant" w:cs="Tahoma"/>
                <w:color w:val="93A1A1"/>
                <w:szCs w:val="28"/>
              </w:rPr>
              <w:t>&gt;</w:t>
            </w:r>
          </w:p>
          <w:p w14:paraId="1D8C7B7C" w14:textId="77777777" w:rsidR="002475C4" w:rsidRPr="002475C4" w:rsidRDefault="002475C4" w:rsidP="002475C4">
            <w:pPr>
              <w:autoSpaceDE w:val="0"/>
              <w:autoSpaceDN w:val="0"/>
              <w:adjustRightInd w:val="0"/>
              <w:rPr>
                <w:rFonts w:ascii="Cormorant Infant" w:hAnsi="Cormorant Infant" w:cs="Tahoma"/>
                <w:szCs w:val="28"/>
              </w:rPr>
            </w:pPr>
            <w:r>
              <w:rPr>
                <w:rFonts w:ascii="Cormorant Infant" w:hAnsi="Cormorant Infant" w:cs="Tahoma"/>
                <w:color w:val="000000"/>
                <w:szCs w:val="28"/>
              </w:rPr>
              <w:tab/>
            </w:r>
            <w:r>
              <w:rPr>
                <w:rFonts w:ascii="Cormorant Infant" w:hAnsi="Cormorant Infant" w:cs="Tahoma"/>
                <w:color w:val="000000"/>
                <w:szCs w:val="28"/>
              </w:rPr>
              <w:tab/>
            </w:r>
            <w:r>
              <w:rPr>
                <w:rFonts w:ascii="Cormorant Infant" w:hAnsi="Cormorant Infant" w:cs="Tahoma"/>
                <w:color w:val="000000"/>
                <w:szCs w:val="28"/>
              </w:rPr>
              <w:tab/>
            </w:r>
            <w:r w:rsidRPr="002475C4">
              <w:rPr>
                <w:rFonts w:ascii="Cormorant Infant" w:hAnsi="Cormorant Infant" w:cs="Tahoma"/>
                <w:color w:val="93A1A1"/>
                <w:szCs w:val="28"/>
              </w:rPr>
              <w:t>&lt;/</w:t>
            </w:r>
            <w:r w:rsidRPr="002475C4">
              <w:rPr>
                <w:rFonts w:ascii="Cormorant Infant" w:hAnsi="Cormorant Infant" w:cs="Tahoma"/>
                <w:color w:val="268BD2"/>
                <w:szCs w:val="28"/>
              </w:rPr>
              <w:t>td</w:t>
            </w:r>
            <w:r w:rsidRPr="002475C4">
              <w:rPr>
                <w:rFonts w:ascii="Cormorant Infant" w:hAnsi="Cormorant Infant" w:cs="Tahoma"/>
                <w:color w:val="93A1A1"/>
                <w:szCs w:val="28"/>
              </w:rPr>
              <w:t>&gt;</w:t>
            </w:r>
          </w:p>
          <w:p w14:paraId="1D8C7B7D" w14:textId="77777777" w:rsidR="002475C4" w:rsidRPr="002475C4" w:rsidRDefault="002475C4" w:rsidP="002475C4">
            <w:pPr>
              <w:autoSpaceDE w:val="0"/>
              <w:autoSpaceDN w:val="0"/>
              <w:adjustRightInd w:val="0"/>
              <w:rPr>
                <w:rFonts w:ascii="Cormorant Infant" w:hAnsi="Cormorant Infant" w:cs="Tahoma"/>
                <w:szCs w:val="28"/>
              </w:rPr>
            </w:pPr>
            <w:r>
              <w:rPr>
                <w:rFonts w:ascii="Cormorant Infant" w:hAnsi="Cormorant Infant" w:cs="Tahoma"/>
                <w:color w:val="000000"/>
                <w:szCs w:val="28"/>
              </w:rPr>
              <w:tab/>
            </w:r>
            <w:r>
              <w:rPr>
                <w:rFonts w:ascii="Cormorant Infant" w:hAnsi="Cormorant Infant" w:cs="Tahoma"/>
                <w:color w:val="000000"/>
                <w:szCs w:val="28"/>
              </w:rPr>
              <w:tab/>
            </w:r>
            <w:r w:rsidRPr="002475C4">
              <w:rPr>
                <w:rFonts w:ascii="Cormorant Infant" w:hAnsi="Cormorant Infant" w:cs="Tahoma"/>
                <w:color w:val="93A1A1"/>
                <w:szCs w:val="28"/>
              </w:rPr>
              <w:t>&lt;/</w:t>
            </w:r>
            <w:r w:rsidRPr="002475C4">
              <w:rPr>
                <w:rFonts w:ascii="Cormorant Infant" w:hAnsi="Cormorant Infant" w:cs="Tahoma"/>
                <w:color w:val="268BD2"/>
                <w:szCs w:val="28"/>
              </w:rPr>
              <w:t>tr</w:t>
            </w:r>
            <w:r w:rsidRPr="002475C4">
              <w:rPr>
                <w:rFonts w:ascii="Cormorant Infant" w:hAnsi="Cormorant Infant" w:cs="Tahoma"/>
                <w:color w:val="93A1A1"/>
                <w:szCs w:val="28"/>
              </w:rPr>
              <w:t>&gt;</w:t>
            </w:r>
          </w:p>
          <w:p w14:paraId="1D8C7B7E" w14:textId="77777777" w:rsidR="002475C4" w:rsidRPr="002475C4" w:rsidRDefault="002475C4" w:rsidP="002475C4">
            <w:pPr>
              <w:autoSpaceDE w:val="0"/>
              <w:autoSpaceDN w:val="0"/>
              <w:adjustRightInd w:val="0"/>
              <w:rPr>
                <w:rFonts w:ascii="Cormorant Infant" w:hAnsi="Cormorant Infant" w:cs="Tahoma"/>
                <w:szCs w:val="28"/>
              </w:rPr>
            </w:pPr>
            <w:r>
              <w:rPr>
                <w:rFonts w:ascii="Cormorant Infant" w:hAnsi="Cormorant Infant" w:cs="Tahoma"/>
                <w:color w:val="000000"/>
                <w:szCs w:val="28"/>
              </w:rPr>
              <w:tab/>
            </w:r>
            <w:r w:rsidRPr="002475C4">
              <w:rPr>
                <w:rFonts w:ascii="Cormorant Infant" w:hAnsi="Cormorant Infant" w:cs="Tahoma"/>
                <w:color w:val="93A1A1"/>
                <w:szCs w:val="28"/>
              </w:rPr>
              <w:t>&lt;/</w:t>
            </w:r>
            <w:r w:rsidRPr="002475C4">
              <w:rPr>
                <w:rFonts w:ascii="Cormorant Infant" w:hAnsi="Cormorant Infant" w:cs="Tahoma"/>
                <w:color w:val="268BD2"/>
                <w:szCs w:val="28"/>
              </w:rPr>
              <w:t>form</w:t>
            </w:r>
            <w:r w:rsidRPr="002475C4">
              <w:rPr>
                <w:rFonts w:ascii="Cormorant Infant" w:hAnsi="Cormorant Infant" w:cs="Tahoma"/>
                <w:color w:val="93A1A1"/>
                <w:szCs w:val="28"/>
              </w:rPr>
              <w:t>&gt;</w:t>
            </w:r>
          </w:p>
          <w:p w14:paraId="1D8C7B7F" w14:textId="77777777" w:rsidR="002475C4" w:rsidRPr="002475C4" w:rsidRDefault="002475C4" w:rsidP="002475C4">
            <w:pPr>
              <w:autoSpaceDE w:val="0"/>
              <w:autoSpaceDN w:val="0"/>
              <w:adjustRightInd w:val="0"/>
              <w:rPr>
                <w:rFonts w:ascii="Cormorant Infant" w:hAnsi="Cormorant Infant" w:cs="Tahoma"/>
                <w:szCs w:val="28"/>
              </w:rPr>
            </w:pPr>
            <w:r w:rsidRPr="002475C4">
              <w:rPr>
                <w:rFonts w:ascii="Cormorant Infant" w:hAnsi="Cormorant Infant" w:cs="Tahoma"/>
                <w:color w:val="93A1A1"/>
                <w:szCs w:val="28"/>
              </w:rPr>
              <w:t>&lt;/</w:t>
            </w:r>
            <w:r>
              <w:rPr>
                <w:rFonts w:ascii="Cormorant Infant" w:hAnsi="Cormorant Infant" w:cs="Tahoma"/>
                <w:color w:val="268BD2"/>
                <w:szCs w:val="28"/>
              </w:rPr>
              <w:t>tr</w:t>
            </w:r>
            <w:r w:rsidRPr="002475C4">
              <w:rPr>
                <w:rFonts w:ascii="Cormorant Infant" w:hAnsi="Cormorant Infant" w:cs="Tahoma"/>
                <w:color w:val="93A1A1"/>
                <w:szCs w:val="28"/>
              </w:rPr>
              <w:t>&gt;</w:t>
            </w:r>
          </w:p>
          <w:p w14:paraId="1D8C7B80" w14:textId="77777777" w:rsidR="002475C4" w:rsidRPr="002475C4" w:rsidRDefault="002475C4" w:rsidP="002475C4">
            <w:pPr>
              <w:autoSpaceDE w:val="0"/>
              <w:autoSpaceDN w:val="0"/>
              <w:adjustRightInd w:val="0"/>
              <w:rPr>
                <w:rFonts w:ascii="Cormorant Infant" w:hAnsi="Cormorant Infant" w:cs="Tahoma"/>
                <w:szCs w:val="28"/>
              </w:rPr>
            </w:pPr>
            <w:r w:rsidRPr="002475C4">
              <w:rPr>
                <w:rFonts w:ascii="Cormorant Infant" w:hAnsi="Cormorant Infant" w:cs="Tahoma"/>
                <w:color w:val="93A1A1"/>
                <w:szCs w:val="28"/>
              </w:rPr>
              <w:t>&lt;/</w:t>
            </w:r>
            <w:r w:rsidRPr="002475C4">
              <w:rPr>
                <w:rFonts w:ascii="Cormorant Infant" w:hAnsi="Cormorant Infant" w:cs="Tahoma"/>
                <w:color w:val="268BD2"/>
                <w:szCs w:val="28"/>
              </w:rPr>
              <w:t>table</w:t>
            </w:r>
            <w:r w:rsidRPr="002475C4">
              <w:rPr>
                <w:rFonts w:ascii="Cormorant Infant" w:hAnsi="Cormorant Infant" w:cs="Tahoma"/>
                <w:color w:val="93A1A1"/>
                <w:szCs w:val="28"/>
              </w:rPr>
              <w:t>&gt;</w:t>
            </w:r>
          </w:p>
          <w:p w14:paraId="1D8C7B81" w14:textId="77777777" w:rsidR="002475C4" w:rsidRPr="002475C4" w:rsidRDefault="002475C4" w:rsidP="002475C4">
            <w:pPr>
              <w:autoSpaceDE w:val="0"/>
              <w:autoSpaceDN w:val="0"/>
              <w:adjustRightInd w:val="0"/>
              <w:rPr>
                <w:rFonts w:ascii="Cormorant Infant" w:hAnsi="Cormorant Infant" w:cs="Tahoma"/>
                <w:szCs w:val="28"/>
              </w:rPr>
            </w:pPr>
            <w:r w:rsidRPr="002475C4">
              <w:rPr>
                <w:rFonts w:ascii="Cormorant Infant" w:hAnsi="Cormorant Infant" w:cs="Tahoma"/>
                <w:color w:val="93A1A1"/>
                <w:szCs w:val="28"/>
              </w:rPr>
              <w:t>&lt;</w:t>
            </w:r>
            <w:r w:rsidRPr="002475C4">
              <w:rPr>
                <w:rFonts w:ascii="Cormorant Infant" w:hAnsi="Cormorant Infant" w:cs="Tahoma"/>
                <w:color w:val="268BD2"/>
                <w:szCs w:val="28"/>
              </w:rPr>
              <w:t>a</w:t>
            </w:r>
            <w:r w:rsidRPr="002475C4">
              <w:rPr>
                <w:rFonts w:ascii="Cormorant Infant" w:hAnsi="Cormorant Infant" w:cs="Tahoma"/>
                <w:color w:val="000000"/>
                <w:szCs w:val="28"/>
              </w:rPr>
              <w:t xml:space="preserve"> </w:t>
            </w:r>
            <w:r w:rsidRPr="002475C4">
              <w:rPr>
                <w:rFonts w:ascii="Cormorant Infant" w:hAnsi="Cormorant Infant" w:cs="Tahoma"/>
                <w:color w:val="93A1A1"/>
                <w:szCs w:val="28"/>
              </w:rPr>
              <w:t>href</w:t>
            </w:r>
            <w:r w:rsidRPr="002475C4">
              <w:rPr>
                <w:rFonts w:ascii="Cormorant Infant" w:hAnsi="Cormorant Infant" w:cs="Tahoma"/>
                <w:color w:val="000000"/>
                <w:szCs w:val="28"/>
              </w:rPr>
              <w:t>=</w:t>
            </w:r>
            <w:r w:rsidRPr="002475C4">
              <w:rPr>
                <w:rFonts w:ascii="Cormorant Infant" w:hAnsi="Cormorant Infant" w:cs="Tahoma"/>
                <w:color w:val="93A1A1"/>
                <w:szCs w:val="28"/>
              </w:rPr>
              <w:t>"</w:t>
            </w:r>
            <w:r w:rsidRPr="002475C4">
              <w:rPr>
                <w:rFonts w:ascii="Cormorant Infant" w:hAnsi="Cormorant Infant" w:cs="Tahoma"/>
                <w:color w:val="2AA198"/>
                <w:szCs w:val="28"/>
              </w:rPr>
              <w:t>/cart/clear</w:t>
            </w:r>
            <w:r w:rsidRPr="002475C4">
              <w:rPr>
                <w:rFonts w:ascii="Cormorant Infant" w:hAnsi="Cormorant Infant" w:cs="Tahoma"/>
                <w:color w:val="93A1A1"/>
                <w:szCs w:val="28"/>
              </w:rPr>
              <w:t>"&gt;</w:t>
            </w:r>
            <w:r w:rsidRPr="002475C4">
              <w:rPr>
                <w:rFonts w:ascii="Cormorant Infant" w:hAnsi="Cormorant Infant" w:cs="Tahoma"/>
                <w:color w:val="000000"/>
                <w:szCs w:val="28"/>
              </w:rPr>
              <w:t>Clear Cart</w:t>
            </w:r>
            <w:r w:rsidRPr="002475C4">
              <w:rPr>
                <w:rFonts w:ascii="Cormorant Infant" w:hAnsi="Cormorant Infant" w:cs="Tahoma"/>
                <w:color w:val="93A1A1"/>
                <w:szCs w:val="28"/>
              </w:rPr>
              <w:t>&lt;/</w:t>
            </w:r>
            <w:r w:rsidRPr="002475C4">
              <w:rPr>
                <w:rFonts w:ascii="Cormorant Infant" w:hAnsi="Cormorant Infant" w:cs="Tahoma"/>
                <w:color w:val="268BD2"/>
                <w:szCs w:val="28"/>
              </w:rPr>
              <w:t>a</w:t>
            </w:r>
            <w:r w:rsidRPr="002475C4">
              <w:rPr>
                <w:rFonts w:ascii="Cormorant Infant" w:hAnsi="Cormorant Infant" w:cs="Tahoma"/>
                <w:color w:val="93A1A1"/>
                <w:szCs w:val="28"/>
              </w:rPr>
              <w:t>&gt;</w:t>
            </w:r>
          </w:p>
          <w:p w14:paraId="1D8C7B82" w14:textId="77777777" w:rsidR="002475C4" w:rsidRPr="002475C4" w:rsidRDefault="002475C4" w:rsidP="002475C4">
            <w:pPr>
              <w:rPr>
                <w:rFonts w:ascii="Cormorant Infant" w:hAnsi="Cormorant Infant"/>
                <w:szCs w:val="28"/>
              </w:rPr>
            </w:pPr>
            <w:r w:rsidRPr="002475C4">
              <w:rPr>
                <w:rFonts w:ascii="Cormorant Infant" w:hAnsi="Cormorant Infant" w:cs="Tahoma"/>
                <w:color w:val="93A1A1"/>
                <w:szCs w:val="28"/>
              </w:rPr>
              <w:t>&lt;</w:t>
            </w:r>
            <w:r w:rsidRPr="002475C4">
              <w:rPr>
                <w:rFonts w:ascii="Cormorant Infant" w:hAnsi="Cormorant Infant" w:cs="Tahoma"/>
                <w:color w:val="268BD2"/>
                <w:szCs w:val="28"/>
              </w:rPr>
              <w:t>a</w:t>
            </w:r>
            <w:r w:rsidRPr="002475C4">
              <w:rPr>
                <w:rFonts w:ascii="Cormorant Infant" w:hAnsi="Cormorant Infant" w:cs="Tahoma"/>
                <w:color w:val="000000"/>
                <w:szCs w:val="28"/>
              </w:rPr>
              <w:t xml:space="preserve"> </w:t>
            </w:r>
            <w:r w:rsidRPr="002475C4">
              <w:rPr>
                <w:rFonts w:ascii="Cormorant Infant" w:hAnsi="Cormorant Infant" w:cs="Tahoma"/>
                <w:color w:val="93A1A1"/>
                <w:szCs w:val="28"/>
              </w:rPr>
              <w:t>href</w:t>
            </w:r>
            <w:r w:rsidRPr="002475C4">
              <w:rPr>
                <w:rFonts w:ascii="Cormorant Infant" w:hAnsi="Cormorant Infant" w:cs="Tahoma"/>
                <w:color w:val="000000"/>
                <w:szCs w:val="28"/>
              </w:rPr>
              <w:t>=</w:t>
            </w:r>
            <w:r w:rsidRPr="002475C4">
              <w:rPr>
                <w:rFonts w:ascii="Cormorant Infant" w:hAnsi="Cormorant Infant" w:cs="Tahoma"/>
                <w:color w:val="93A1A1"/>
                <w:szCs w:val="28"/>
              </w:rPr>
              <w:t>"</w:t>
            </w:r>
            <w:r w:rsidRPr="002475C4">
              <w:rPr>
                <w:rFonts w:ascii="Cormorant Infant" w:hAnsi="Cormorant Infant" w:cs="Tahoma"/>
                <w:color w:val="2AA198"/>
                <w:szCs w:val="28"/>
              </w:rPr>
              <w:t>/item/index</w:t>
            </w:r>
            <w:r w:rsidRPr="002475C4">
              <w:rPr>
                <w:rFonts w:ascii="Cormorant Infant" w:hAnsi="Cormorant Infant" w:cs="Tahoma"/>
                <w:color w:val="93A1A1"/>
                <w:szCs w:val="28"/>
              </w:rPr>
              <w:t>"&gt;</w:t>
            </w:r>
            <w:r w:rsidRPr="002475C4">
              <w:rPr>
                <w:rFonts w:ascii="Cormorant Infant" w:hAnsi="Cormorant Infant" w:cs="Tahoma"/>
                <w:color w:val="000000"/>
                <w:szCs w:val="28"/>
              </w:rPr>
              <w:t>Add more</w:t>
            </w:r>
            <w:r w:rsidRPr="002475C4">
              <w:rPr>
                <w:rFonts w:ascii="Cormorant Infant" w:hAnsi="Cormorant Infant" w:cs="Tahoma"/>
                <w:color w:val="93A1A1"/>
                <w:szCs w:val="28"/>
              </w:rPr>
              <w:t>&lt;/</w:t>
            </w:r>
            <w:r w:rsidRPr="002475C4">
              <w:rPr>
                <w:rFonts w:ascii="Cormorant Infant" w:hAnsi="Cormorant Infant" w:cs="Tahoma"/>
                <w:color w:val="268BD2"/>
                <w:szCs w:val="28"/>
              </w:rPr>
              <w:t>a</w:t>
            </w:r>
            <w:r w:rsidRPr="002475C4">
              <w:rPr>
                <w:rFonts w:ascii="Cormorant Infant" w:hAnsi="Cormorant Infant" w:cs="Tahoma"/>
                <w:color w:val="93A1A1"/>
                <w:szCs w:val="28"/>
              </w:rPr>
              <w:t>&gt;</w:t>
            </w:r>
          </w:p>
          <w:p w14:paraId="1D8C7B83" w14:textId="77777777" w:rsidR="00122E06" w:rsidRPr="00D709EA" w:rsidRDefault="00122E06" w:rsidP="002475C4">
            <w:pPr>
              <w:ind w:left="360"/>
            </w:pPr>
          </w:p>
        </w:tc>
      </w:tr>
    </w:tbl>
    <w:p w14:paraId="1D8C7B85" w14:textId="77777777" w:rsidR="00122E06" w:rsidRDefault="00A44A28" w:rsidP="00D709EA">
      <w:pPr>
        <w:pStyle w:val="ListParagraph"/>
        <w:numPr>
          <w:ilvl w:val="0"/>
          <w:numId w:val="15"/>
        </w:numPr>
      </w:pPr>
      <w:r>
        <w:lastRenderedPageBreak/>
        <w:t>C</w:t>
      </w:r>
      <w:r w:rsidR="00D709EA">
        <w:t xml:space="preserve">ác tương tác liên quan đến giỏ hàng thể hiện qua các trang </w:t>
      </w:r>
      <w:r w:rsidR="005157FA">
        <w:t>html</w:t>
      </w:r>
      <w:r w:rsidR="00D709EA">
        <w:t xml:space="preserve"> </w:t>
      </w:r>
      <w:r>
        <w:t>gồm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709EA" w:rsidRPr="00D709EA" w14:paraId="1D8C7B8A" w14:textId="77777777" w:rsidTr="00D709EA">
        <w:tc>
          <w:tcPr>
            <w:tcW w:w="9350" w:type="dxa"/>
          </w:tcPr>
          <w:p w14:paraId="1D8C7B86" w14:textId="77777777" w:rsidR="00D7767F" w:rsidRPr="00D7767F" w:rsidRDefault="00D7767F" w:rsidP="00D7767F">
            <w:pPr>
              <w:autoSpaceDE w:val="0"/>
              <w:autoSpaceDN w:val="0"/>
              <w:adjustRightInd w:val="0"/>
              <w:rPr>
                <w:rFonts w:ascii="Cormorant Infant" w:hAnsi="Cormorant Infant" w:cs="Tahoma"/>
                <w:szCs w:val="28"/>
              </w:rPr>
            </w:pPr>
            <w:r w:rsidRPr="00D7767F">
              <w:rPr>
                <w:rFonts w:ascii="Cormorant Infant" w:hAnsi="Cormorant Infant" w:cs="Tahoma"/>
                <w:color w:val="93A1A1"/>
                <w:szCs w:val="28"/>
              </w:rPr>
              <w:t>&lt;</w:t>
            </w:r>
            <w:r w:rsidRPr="00D7767F">
              <w:rPr>
                <w:rFonts w:ascii="Cormorant Infant" w:hAnsi="Cormorant Infant" w:cs="Tahoma"/>
                <w:color w:val="268BD2"/>
                <w:szCs w:val="28"/>
              </w:rPr>
              <w:t>a</w:t>
            </w:r>
            <w:r w:rsidRPr="00D7767F">
              <w:rPr>
                <w:rFonts w:ascii="Cormorant Infant" w:hAnsi="Cormorant Infant" w:cs="Tahoma"/>
                <w:color w:val="000000"/>
                <w:szCs w:val="28"/>
              </w:rPr>
              <w:t xml:space="preserve"> </w:t>
            </w:r>
            <w:r w:rsidRPr="00D7767F">
              <w:rPr>
                <w:rFonts w:ascii="Cormorant Infant" w:hAnsi="Cormorant Infant" w:cs="Tahoma"/>
                <w:color w:val="93A1A1"/>
                <w:szCs w:val="28"/>
              </w:rPr>
              <w:t>th:href</w:t>
            </w:r>
            <w:r w:rsidRPr="00D7767F">
              <w:rPr>
                <w:rFonts w:ascii="Cormorant Infant" w:hAnsi="Cormorant Infant" w:cs="Tahoma"/>
                <w:color w:val="000000"/>
                <w:szCs w:val="28"/>
              </w:rPr>
              <w:t>=</w:t>
            </w:r>
            <w:r w:rsidRPr="00D7767F">
              <w:rPr>
                <w:rFonts w:ascii="Cormorant Infant" w:hAnsi="Cormorant Infant" w:cs="Tahoma"/>
                <w:color w:val="93A1A1"/>
                <w:szCs w:val="28"/>
              </w:rPr>
              <w:t>"</w:t>
            </w:r>
            <w:r w:rsidRPr="00D7767F">
              <w:rPr>
                <w:rFonts w:ascii="Cormorant Infant" w:hAnsi="Cormorant Infant" w:cs="Tahoma"/>
                <w:color w:val="2AA198"/>
                <w:szCs w:val="28"/>
              </w:rPr>
              <w:t>@{|/cart/add/${item.id}|}</w:t>
            </w:r>
            <w:r w:rsidRPr="00D7767F">
              <w:rPr>
                <w:rFonts w:ascii="Cormorant Infant" w:hAnsi="Cormorant Infant" w:cs="Tahoma"/>
                <w:color w:val="93A1A1"/>
                <w:szCs w:val="28"/>
              </w:rPr>
              <w:t>"&gt;</w:t>
            </w:r>
            <w:r w:rsidRPr="00D7767F">
              <w:rPr>
                <w:rFonts w:ascii="Cormorant Infant" w:hAnsi="Cormorant Infant" w:cs="Tahoma"/>
                <w:color w:val="000000"/>
                <w:szCs w:val="28"/>
              </w:rPr>
              <w:t>Add To Cart</w:t>
            </w:r>
            <w:r w:rsidRPr="00D7767F">
              <w:rPr>
                <w:rFonts w:ascii="Cormorant Infant" w:hAnsi="Cormorant Infant" w:cs="Tahoma"/>
                <w:color w:val="93A1A1"/>
                <w:szCs w:val="28"/>
              </w:rPr>
              <w:t>&lt;/</w:t>
            </w:r>
            <w:r w:rsidRPr="00D7767F">
              <w:rPr>
                <w:rFonts w:ascii="Cormorant Infant" w:hAnsi="Cormorant Infant" w:cs="Tahoma"/>
                <w:color w:val="268BD2"/>
                <w:szCs w:val="28"/>
              </w:rPr>
              <w:t>a</w:t>
            </w:r>
            <w:r w:rsidRPr="00D7767F">
              <w:rPr>
                <w:rFonts w:ascii="Cormorant Infant" w:hAnsi="Cormorant Infant" w:cs="Tahoma"/>
                <w:color w:val="93A1A1"/>
                <w:szCs w:val="28"/>
              </w:rPr>
              <w:t>&gt;</w:t>
            </w:r>
          </w:p>
          <w:p w14:paraId="1D8C7B87" w14:textId="77777777" w:rsidR="00D7767F" w:rsidRPr="00D7767F" w:rsidRDefault="00D7767F" w:rsidP="00D7767F">
            <w:pPr>
              <w:autoSpaceDE w:val="0"/>
              <w:autoSpaceDN w:val="0"/>
              <w:adjustRightInd w:val="0"/>
              <w:rPr>
                <w:rFonts w:ascii="Cormorant Infant" w:hAnsi="Cormorant Infant" w:cs="Tahoma"/>
                <w:szCs w:val="28"/>
              </w:rPr>
            </w:pPr>
            <w:r w:rsidRPr="00D7767F">
              <w:rPr>
                <w:rFonts w:ascii="Cormorant Infant" w:hAnsi="Cormorant Infant" w:cs="Tahoma"/>
                <w:color w:val="93A1A1"/>
                <w:szCs w:val="28"/>
              </w:rPr>
              <w:t>&lt;</w:t>
            </w:r>
            <w:r w:rsidRPr="00D7767F">
              <w:rPr>
                <w:rFonts w:ascii="Cormorant Infant" w:hAnsi="Cormorant Infant" w:cs="Tahoma"/>
                <w:color w:val="268BD2"/>
                <w:szCs w:val="28"/>
              </w:rPr>
              <w:t>form</w:t>
            </w:r>
            <w:r w:rsidRPr="00D7767F">
              <w:rPr>
                <w:rFonts w:ascii="Cormorant Infant" w:hAnsi="Cormorant Infant" w:cs="Tahoma"/>
                <w:color w:val="000000"/>
                <w:szCs w:val="28"/>
              </w:rPr>
              <w:t xml:space="preserve"> </w:t>
            </w:r>
            <w:r w:rsidRPr="00D7767F">
              <w:rPr>
                <w:rFonts w:ascii="Cormorant Infant" w:hAnsi="Cormorant Infant" w:cs="Tahoma"/>
                <w:color w:val="93A1A1"/>
                <w:szCs w:val="28"/>
              </w:rPr>
              <w:t>th:action</w:t>
            </w:r>
            <w:r w:rsidRPr="00D7767F">
              <w:rPr>
                <w:rFonts w:ascii="Cormorant Infant" w:hAnsi="Cormorant Infant" w:cs="Tahoma"/>
                <w:color w:val="000000"/>
                <w:szCs w:val="28"/>
              </w:rPr>
              <w:t>=</w:t>
            </w:r>
            <w:r w:rsidRPr="00D7767F">
              <w:rPr>
                <w:rFonts w:ascii="Cormorant Infant" w:hAnsi="Cormorant Infant" w:cs="Tahoma"/>
                <w:color w:val="93A1A1"/>
                <w:szCs w:val="28"/>
              </w:rPr>
              <w:t>"</w:t>
            </w:r>
            <w:r w:rsidRPr="00D7767F">
              <w:rPr>
                <w:rFonts w:ascii="Cormorant Infant" w:hAnsi="Cormorant Infant" w:cs="Tahoma"/>
                <w:color w:val="2AA198"/>
                <w:szCs w:val="28"/>
              </w:rPr>
              <w:t>@{|/cart/update/${item.id}|}</w:t>
            </w:r>
            <w:r w:rsidRPr="00D7767F">
              <w:rPr>
                <w:rFonts w:ascii="Cormorant Infant" w:hAnsi="Cormorant Infant" w:cs="Tahoma"/>
                <w:color w:val="93A1A1"/>
                <w:szCs w:val="28"/>
              </w:rPr>
              <w:t>"</w:t>
            </w:r>
            <w:r w:rsidRPr="00D7767F">
              <w:rPr>
                <w:rFonts w:ascii="Cormorant Infant" w:hAnsi="Cormorant Infant" w:cs="Tahoma"/>
                <w:color w:val="000000"/>
                <w:szCs w:val="28"/>
              </w:rPr>
              <w:t xml:space="preserve"> </w:t>
            </w:r>
            <w:r w:rsidRPr="00D7767F">
              <w:rPr>
                <w:rFonts w:ascii="Cormorant Infant" w:hAnsi="Cormorant Infant" w:cs="Tahoma"/>
                <w:color w:val="93A1A1"/>
                <w:szCs w:val="28"/>
              </w:rPr>
              <w:t>method</w:t>
            </w:r>
            <w:r w:rsidRPr="00D7767F">
              <w:rPr>
                <w:rFonts w:ascii="Cormorant Infant" w:hAnsi="Cormorant Infant" w:cs="Tahoma"/>
                <w:color w:val="000000"/>
                <w:szCs w:val="28"/>
              </w:rPr>
              <w:t>=</w:t>
            </w:r>
            <w:r w:rsidRPr="00D7767F">
              <w:rPr>
                <w:rFonts w:ascii="Cormorant Infant" w:hAnsi="Cormorant Infant" w:cs="Tahoma"/>
                <w:color w:val="93A1A1"/>
                <w:szCs w:val="28"/>
              </w:rPr>
              <w:t>"</w:t>
            </w:r>
            <w:r w:rsidRPr="00D7767F">
              <w:rPr>
                <w:rFonts w:ascii="Cormorant Infant" w:hAnsi="Cormorant Infant" w:cs="Tahoma"/>
                <w:color w:val="2AA198"/>
                <w:szCs w:val="28"/>
              </w:rPr>
              <w:t>post</w:t>
            </w:r>
            <w:r w:rsidRPr="00D7767F">
              <w:rPr>
                <w:rFonts w:ascii="Cormorant Infant" w:hAnsi="Cormorant Infant" w:cs="Tahoma"/>
                <w:color w:val="93A1A1"/>
                <w:szCs w:val="28"/>
              </w:rPr>
              <w:t>"&gt;</w:t>
            </w:r>
          </w:p>
          <w:p w14:paraId="1D8C7B88" w14:textId="77777777" w:rsidR="00D7767F" w:rsidRPr="00D7767F" w:rsidRDefault="00D7767F" w:rsidP="00D7767F">
            <w:pPr>
              <w:autoSpaceDE w:val="0"/>
              <w:autoSpaceDN w:val="0"/>
              <w:adjustRightInd w:val="0"/>
              <w:rPr>
                <w:rFonts w:ascii="Cormorant Infant" w:hAnsi="Cormorant Infant" w:cs="Tahoma"/>
                <w:szCs w:val="28"/>
              </w:rPr>
            </w:pPr>
            <w:r w:rsidRPr="00D7767F">
              <w:rPr>
                <w:rFonts w:ascii="Cormorant Infant" w:hAnsi="Cormorant Infant" w:cs="Tahoma"/>
                <w:color w:val="93A1A1"/>
                <w:szCs w:val="28"/>
              </w:rPr>
              <w:t>&lt;</w:t>
            </w:r>
            <w:r w:rsidRPr="00D7767F">
              <w:rPr>
                <w:rFonts w:ascii="Cormorant Infant" w:hAnsi="Cormorant Infant" w:cs="Tahoma"/>
                <w:color w:val="268BD2"/>
                <w:szCs w:val="28"/>
              </w:rPr>
              <w:t>a</w:t>
            </w:r>
            <w:r w:rsidRPr="00D7767F">
              <w:rPr>
                <w:rFonts w:ascii="Cormorant Infant" w:hAnsi="Cormorant Infant" w:cs="Tahoma"/>
                <w:color w:val="000000"/>
                <w:szCs w:val="28"/>
              </w:rPr>
              <w:t xml:space="preserve"> </w:t>
            </w:r>
            <w:r w:rsidRPr="00D7767F">
              <w:rPr>
                <w:rFonts w:ascii="Cormorant Infant" w:hAnsi="Cormorant Infant" w:cs="Tahoma"/>
                <w:color w:val="93A1A1"/>
                <w:szCs w:val="28"/>
              </w:rPr>
              <w:t>th:href</w:t>
            </w:r>
            <w:r w:rsidRPr="00D7767F">
              <w:rPr>
                <w:rFonts w:ascii="Cormorant Infant" w:hAnsi="Cormorant Infant" w:cs="Tahoma"/>
                <w:color w:val="000000"/>
                <w:szCs w:val="28"/>
              </w:rPr>
              <w:t>=</w:t>
            </w:r>
            <w:r w:rsidRPr="00D7767F">
              <w:rPr>
                <w:rFonts w:ascii="Cormorant Infant" w:hAnsi="Cormorant Infant" w:cs="Tahoma"/>
                <w:color w:val="93A1A1"/>
                <w:szCs w:val="28"/>
              </w:rPr>
              <w:t>"</w:t>
            </w:r>
            <w:r w:rsidRPr="00D7767F">
              <w:rPr>
                <w:rFonts w:ascii="Cormorant Infant" w:hAnsi="Cormorant Infant" w:cs="Tahoma"/>
                <w:color w:val="2AA198"/>
                <w:szCs w:val="28"/>
              </w:rPr>
              <w:t>@{|/cart/remove/${item.id}|}</w:t>
            </w:r>
            <w:r w:rsidRPr="00D7767F">
              <w:rPr>
                <w:rFonts w:ascii="Cormorant Infant" w:hAnsi="Cormorant Infant" w:cs="Tahoma"/>
                <w:color w:val="93A1A1"/>
                <w:szCs w:val="28"/>
              </w:rPr>
              <w:t>"&gt;</w:t>
            </w:r>
            <w:r w:rsidRPr="00D7767F">
              <w:rPr>
                <w:rFonts w:ascii="Cormorant Infant" w:hAnsi="Cormorant Infant" w:cs="Tahoma"/>
                <w:color w:val="000000"/>
                <w:szCs w:val="28"/>
              </w:rPr>
              <w:t>Remove</w:t>
            </w:r>
            <w:r w:rsidRPr="00D7767F">
              <w:rPr>
                <w:rFonts w:ascii="Cormorant Infant" w:hAnsi="Cormorant Infant" w:cs="Tahoma"/>
                <w:color w:val="93A1A1"/>
                <w:szCs w:val="28"/>
              </w:rPr>
              <w:t>&lt;/</w:t>
            </w:r>
            <w:r w:rsidRPr="00D7767F">
              <w:rPr>
                <w:rFonts w:ascii="Cormorant Infant" w:hAnsi="Cormorant Infant" w:cs="Tahoma"/>
                <w:color w:val="268BD2"/>
                <w:szCs w:val="28"/>
              </w:rPr>
              <w:t>a</w:t>
            </w:r>
            <w:r w:rsidRPr="00D7767F">
              <w:rPr>
                <w:rFonts w:ascii="Cormorant Infant" w:hAnsi="Cormorant Infant" w:cs="Tahoma"/>
                <w:color w:val="93A1A1"/>
                <w:szCs w:val="28"/>
              </w:rPr>
              <w:t>&gt;</w:t>
            </w:r>
          </w:p>
          <w:p w14:paraId="1D8C7B89" w14:textId="77777777" w:rsidR="00D709EA" w:rsidRPr="00D7767F" w:rsidRDefault="00D7767F" w:rsidP="00D7767F">
            <w:pPr>
              <w:rPr>
                <w:rFonts w:ascii="Cormorant Infant" w:hAnsi="Cormorant Infant"/>
                <w:szCs w:val="28"/>
              </w:rPr>
            </w:pPr>
            <w:r w:rsidRPr="00D7767F">
              <w:rPr>
                <w:rFonts w:ascii="Cormorant Infant" w:hAnsi="Cormorant Infant" w:cs="Tahoma"/>
                <w:color w:val="93A1A1"/>
                <w:szCs w:val="28"/>
              </w:rPr>
              <w:t>&lt;</w:t>
            </w:r>
            <w:r w:rsidRPr="00D7767F">
              <w:rPr>
                <w:rFonts w:ascii="Cormorant Infant" w:hAnsi="Cormorant Infant" w:cs="Tahoma"/>
                <w:color w:val="268BD2"/>
                <w:szCs w:val="28"/>
              </w:rPr>
              <w:t>a</w:t>
            </w:r>
            <w:r w:rsidRPr="00D7767F">
              <w:rPr>
                <w:rFonts w:ascii="Cormorant Infant" w:hAnsi="Cormorant Infant" w:cs="Tahoma"/>
                <w:color w:val="000000"/>
                <w:szCs w:val="28"/>
              </w:rPr>
              <w:t xml:space="preserve"> </w:t>
            </w:r>
            <w:r w:rsidRPr="00D7767F">
              <w:rPr>
                <w:rFonts w:ascii="Cormorant Infant" w:hAnsi="Cormorant Infant" w:cs="Tahoma"/>
                <w:color w:val="93A1A1"/>
                <w:szCs w:val="28"/>
              </w:rPr>
              <w:t>href</w:t>
            </w:r>
            <w:r w:rsidRPr="00D7767F">
              <w:rPr>
                <w:rFonts w:ascii="Cormorant Infant" w:hAnsi="Cormorant Infant" w:cs="Tahoma"/>
                <w:color w:val="000000"/>
                <w:szCs w:val="28"/>
              </w:rPr>
              <w:t>=</w:t>
            </w:r>
            <w:r w:rsidRPr="00D7767F">
              <w:rPr>
                <w:rFonts w:ascii="Cormorant Infant" w:hAnsi="Cormorant Infant" w:cs="Tahoma"/>
                <w:color w:val="93A1A1"/>
                <w:szCs w:val="28"/>
              </w:rPr>
              <w:t>"</w:t>
            </w:r>
            <w:r w:rsidRPr="00D7767F">
              <w:rPr>
                <w:rFonts w:ascii="Cormorant Infant" w:hAnsi="Cormorant Infant" w:cs="Tahoma"/>
                <w:color w:val="2AA198"/>
                <w:szCs w:val="28"/>
              </w:rPr>
              <w:t>/cart/clear</w:t>
            </w:r>
            <w:r w:rsidRPr="00D7767F">
              <w:rPr>
                <w:rFonts w:ascii="Cormorant Infant" w:hAnsi="Cormorant Infant" w:cs="Tahoma"/>
                <w:color w:val="93A1A1"/>
                <w:szCs w:val="28"/>
              </w:rPr>
              <w:t>"&gt;</w:t>
            </w:r>
            <w:r w:rsidRPr="00D7767F">
              <w:rPr>
                <w:rFonts w:ascii="Cormorant Infant" w:hAnsi="Cormorant Infant" w:cs="Tahoma"/>
                <w:color w:val="000000"/>
                <w:szCs w:val="28"/>
              </w:rPr>
              <w:t>Clear Cart</w:t>
            </w:r>
            <w:r w:rsidRPr="00D7767F">
              <w:rPr>
                <w:rFonts w:ascii="Cormorant Infant" w:hAnsi="Cormorant Infant" w:cs="Tahoma"/>
                <w:color w:val="93A1A1"/>
                <w:szCs w:val="28"/>
              </w:rPr>
              <w:t>&lt;/</w:t>
            </w:r>
            <w:r w:rsidRPr="00D7767F">
              <w:rPr>
                <w:rFonts w:ascii="Cormorant Infant" w:hAnsi="Cormorant Infant" w:cs="Tahoma"/>
                <w:color w:val="268BD2"/>
                <w:szCs w:val="28"/>
              </w:rPr>
              <w:t>a</w:t>
            </w:r>
            <w:r w:rsidRPr="00D7767F">
              <w:rPr>
                <w:rFonts w:ascii="Cormorant Infant" w:hAnsi="Cormorant Infant" w:cs="Tahoma"/>
                <w:color w:val="93A1A1"/>
                <w:szCs w:val="28"/>
              </w:rPr>
              <w:t>&gt;</w:t>
            </w:r>
          </w:p>
        </w:tc>
      </w:tr>
    </w:tbl>
    <w:p w14:paraId="1D8C7B8B" w14:textId="77777777" w:rsidR="00D709EA" w:rsidRDefault="00D709EA" w:rsidP="00D709EA">
      <w:pPr>
        <w:pStyle w:val="ListParagraph"/>
        <w:numPr>
          <w:ilvl w:val="0"/>
          <w:numId w:val="15"/>
        </w:numPr>
      </w:pPr>
      <w:r>
        <w:t xml:space="preserve">Hoàn thiện ShoppingCartController bằng cách bổ sung các phương thức và ánh xạ với các địa chỉ url trên giao diện </w:t>
      </w:r>
      <w:r w:rsidR="005157FA">
        <w:t>html</w:t>
      </w:r>
      <w:r w:rsidR="00A44A28">
        <w:t xml:space="preserve"> </w:t>
      </w:r>
      <w:r>
        <w:t>để điều khiển các request tương ứng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709EA" w:rsidRPr="005157FA" w14:paraId="1D8C7BA1" w14:textId="77777777" w:rsidTr="00D709EA">
        <w:tc>
          <w:tcPr>
            <w:tcW w:w="9350" w:type="dxa"/>
          </w:tcPr>
          <w:p w14:paraId="1D8C7B8C" w14:textId="77777777" w:rsidR="00D709EA" w:rsidRPr="005157FA" w:rsidRDefault="00D709EA" w:rsidP="00D709EA">
            <w:pPr>
              <w:rPr>
                <w:rFonts w:ascii="Cormorant Infant" w:hAnsi="Cormorant Infant"/>
              </w:rPr>
            </w:pPr>
            <w:r w:rsidRPr="005157FA">
              <w:rPr>
                <w:rFonts w:ascii="Cormorant Infant" w:hAnsi="Cormorant Infant"/>
                <w:color w:val="646464"/>
              </w:rPr>
              <w:t>@RequestMapping</w:t>
            </w:r>
            <w:r w:rsidRPr="005157FA">
              <w:rPr>
                <w:rFonts w:ascii="Cormorant Infant" w:hAnsi="Cormorant Infant"/>
                <w:color w:val="000000"/>
              </w:rPr>
              <w:t>(</w:t>
            </w:r>
            <w:r w:rsidRPr="005157FA">
              <w:rPr>
                <w:rFonts w:ascii="Cormorant Infant" w:hAnsi="Cormorant Infant"/>
                <w:color w:val="2A00FF"/>
              </w:rPr>
              <w:t>"</w:t>
            </w:r>
            <w:r w:rsidRPr="005157FA">
              <w:rPr>
                <w:rFonts w:ascii="Cormorant Infant" w:hAnsi="Cormorant Infant"/>
                <w:color w:val="2A00FF"/>
                <w:highlight w:val="yellow"/>
              </w:rPr>
              <w:t>/cart/add/{id}</w:t>
            </w:r>
            <w:r w:rsidRPr="005157FA">
              <w:rPr>
                <w:rFonts w:ascii="Cormorant Infant" w:hAnsi="Cormorant Infant"/>
                <w:color w:val="2A00FF"/>
              </w:rPr>
              <w:t>"</w:t>
            </w:r>
            <w:r w:rsidRPr="005157FA">
              <w:rPr>
                <w:rFonts w:ascii="Cormorant Infant" w:hAnsi="Cormorant Infant"/>
                <w:color w:val="000000"/>
              </w:rPr>
              <w:t>)</w:t>
            </w:r>
          </w:p>
          <w:p w14:paraId="1D8C7B8D" w14:textId="77777777" w:rsidR="00D709EA" w:rsidRPr="005157FA" w:rsidRDefault="00D709EA" w:rsidP="00D709EA">
            <w:pPr>
              <w:rPr>
                <w:rFonts w:ascii="Cormorant Infant" w:hAnsi="Cormorant Infant"/>
              </w:rPr>
            </w:pPr>
            <w:r w:rsidRPr="005157FA">
              <w:rPr>
                <w:rFonts w:ascii="Cormorant Infant" w:hAnsi="Cormorant Infant"/>
                <w:b/>
                <w:bCs/>
                <w:color w:val="7F0055"/>
              </w:rPr>
              <w:t>public</w:t>
            </w:r>
            <w:r w:rsidRPr="005157FA">
              <w:rPr>
                <w:rFonts w:ascii="Cormorant Infant" w:hAnsi="Cormorant Infant"/>
                <w:color w:val="000000"/>
              </w:rPr>
              <w:t xml:space="preserve"> String add(</w:t>
            </w:r>
            <w:r w:rsidRPr="005157FA">
              <w:rPr>
                <w:rFonts w:ascii="Cormorant Infant" w:hAnsi="Cormorant Infant"/>
                <w:color w:val="646464"/>
              </w:rPr>
              <w:t>@PathVariable</w:t>
            </w:r>
            <w:r w:rsidRPr="005157FA">
              <w:rPr>
                <w:rFonts w:ascii="Cormorant Infant" w:hAnsi="Cormorant Infant"/>
                <w:color w:val="000000"/>
              </w:rPr>
              <w:t>(</w:t>
            </w:r>
            <w:r w:rsidRPr="005157FA">
              <w:rPr>
                <w:rFonts w:ascii="Cormorant Infant" w:hAnsi="Cormorant Infant"/>
                <w:color w:val="2A00FF"/>
              </w:rPr>
              <w:t>"id"</w:t>
            </w:r>
            <w:r w:rsidRPr="005157FA">
              <w:rPr>
                <w:rFonts w:ascii="Cormorant Infant" w:hAnsi="Cormorant Infant"/>
                <w:color w:val="000000"/>
              </w:rPr>
              <w:t xml:space="preserve">) Integer </w:t>
            </w:r>
            <w:r w:rsidRPr="005157FA">
              <w:rPr>
                <w:rFonts w:ascii="Cormorant Infant" w:hAnsi="Cormorant Infant"/>
                <w:color w:val="6A3E3E"/>
              </w:rPr>
              <w:t>id</w:t>
            </w:r>
            <w:r w:rsidRPr="005157FA">
              <w:rPr>
                <w:rFonts w:ascii="Cormorant Infant" w:hAnsi="Cormorant Infant"/>
                <w:color w:val="000000"/>
              </w:rPr>
              <w:t>) {</w:t>
            </w:r>
          </w:p>
          <w:p w14:paraId="1D8C7B8E" w14:textId="77777777" w:rsidR="00D709EA" w:rsidRPr="005157FA" w:rsidRDefault="00D709EA" w:rsidP="00D709EA">
            <w:pPr>
              <w:rPr>
                <w:rFonts w:ascii="Cormorant Infant" w:hAnsi="Cormorant Infant"/>
              </w:rPr>
            </w:pPr>
            <w:r w:rsidRPr="005157FA">
              <w:rPr>
                <w:rFonts w:ascii="Cormorant Infant" w:hAnsi="Cormorant Infant"/>
                <w:color w:val="000000"/>
              </w:rPr>
              <w:tab/>
            </w:r>
            <w:r w:rsidRPr="005157FA">
              <w:rPr>
                <w:rFonts w:ascii="Cormorant Infant" w:hAnsi="Cormorant Infant"/>
                <w:color w:val="0000C0"/>
              </w:rPr>
              <w:t>cart</w:t>
            </w:r>
            <w:r w:rsidRPr="005157FA">
              <w:rPr>
                <w:rFonts w:ascii="Cormorant Infant" w:hAnsi="Cormorant Infant"/>
                <w:color w:val="000000"/>
              </w:rPr>
              <w:t>.add(</w:t>
            </w:r>
            <w:r w:rsidRPr="005157FA">
              <w:rPr>
                <w:rFonts w:ascii="Cormorant Infant" w:hAnsi="Cormorant Infant"/>
                <w:color w:val="6A3E3E"/>
              </w:rPr>
              <w:t>id</w:t>
            </w:r>
            <w:r w:rsidRPr="005157FA">
              <w:rPr>
                <w:rFonts w:ascii="Cormorant Infant" w:hAnsi="Cormorant Infant"/>
                <w:color w:val="000000"/>
              </w:rPr>
              <w:t>);</w:t>
            </w:r>
          </w:p>
          <w:p w14:paraId="1D8C7B8F" w14:textId="77777777" w:rsidR="00D709EA" w:rsidRPr="005157FA" w:rsidRDefault="00D709EA" w:rsidP="00D709EA">
            <w:pPr>
              <w:rPr>
                <w:rFonts w:ascii="Cormorant Infant" w:hAnsi="Cormorant Infant"/>
              </w:rPr>
            </w:pPr>
            <w:r w:rsidRPr="005157FA">
              <w:rPr>
                <w:rFonts w:ascii="Cormorant Infant" w:hAnsi="Cormorant Infant"/>
                <w:color w:val="000000"/>
              </w:rPr>
              <w:tab/>
            </w:r>
            <w:r w:rsidRPr="005157FA">
              <w:rPr>
                <w:rFonts w:ascii="Cormorant Infant" w:hAnsi="Cormorant Infant"/>
                <w:b/>
                <w:bCs/>
                <w:color w:val="7F0055"/>
              </w:rPr>
              <w:t>return</w:t>
            </w:r>
            <w:r w:rsidRPr="005157FA">
              <w:rPr>
                <w:rFonts w:ascii="Cormorant Infant" w:hAnsi="Cormorant Infant"/>
                <w:color w:val="000000"/>
              </w:rPr>
              <w:t xml:space="preserve"> </w:t>
            </w:r>
            <w:r w:rsidRPr="005157FA">
              <w:rPr>
                <w:rFonts w:ascii="Cormorant Infant" w:hAnsi="Cormorant Infant"/>
                <w:color w:val="2A00FF"/>
              </w:rPr>
              <w:t>"redirect:/cart/view"</w:t>
            </w:r>
            <w:r w:rsidRPr="005157FA">
              <w:rPr>
                <w:rFonts w:ascii="Cormorant Infant" w:hAnsi="Cormorant Infant"/>
                <w:color w:val="000000"/>
              </w:rPr>
              <w:t>;</w:t>
            </w:r>
            <w:r w:rsidR="00B937EA" w:rsidRPr="005157FA">
              <w:rPr>
                <w:rFonts w:ascii="Cormorant Infant" w:hAnsi="Cormorant Infant"/>
                <w:color w:val="000000"/>
              </w:rPr>
              <w:t xml:space="preserve"> </w:t>
            </w:r>
            <w:r w:rsidR="00B937EA" w:rsidRPr="005157FA">
              <w:rPr>
                <w:rFonts w:ascii="Cormorant Infant" w:hAnsi="Cormorant Infant"/>
                <w:b/>
                <w:i/>
                <w:color w:val="00B050"/>
              </w:rPr>
              <w:t xml:space="preserve">// hiển thị </w:t>
            </w:r>
            <w:r w:rsidR="00E66569" w:rsidRPr="005157FA">
              <w:rPr>
                <w:rFonts w:ascii="Cormorant Infant" w:hAnsi="Cormorant Infant"/>
                <w:b/>
                <w:i/>
                <w:color w:val="00B050"/>
              </w:rPr>
              <w:t>giỏ hàng</w:t>
            </w:r>
          </w:p>
          <w:p w14:paraId="1D8C7B90" w14:textId="77777777" w:rsidR="00D709EA" w:rsidRPr="005157FA" w:rsidRDefault="00D709EA" w:rsidP="00D709EA">
            <w:pPr>
              <w:rPr>
                <w:rFonts w:ascii="Cormorant Infant" w:hAnsi="Cormorant Infant"/>
              </w:rPr>
            </w:pPr>
            <w:r w:rsidRPr="005157FA">
              <w:rPr>
                <w:rFonts w:ascii="Cormorant Infant" w:hAnsi="Cormorant Infant"/>
                <w:color w:val="000000"/>
              </w:rPr>
              <w:t>}</w:t>
            </w:r>
          </w:p>
          <w:p w14:paraId="1D8C7B91" w14:textId="77777777" w:rsidR="00D709EA" w:rsidRPr="005157FA" w:rsidRDefault="00D709EA" w:rsidP="00D709EA">
            <w:pPr>
              <w:rPr>
                <w:rFonts w:ascii="Cormorant Infant" w:hAnsi="Cormorant Infant"/>
              </w:rPr>
            </w:pPr>
            <w:r w:rsidRPr="005157FA">
              <w:rPr>
                <w:rFonts w:ascii="Cormorant Infant" w:hAnsi="Cormorant Infant"/>
                <w:color w:val="646464"/>
              </w:rPr>
              <w:t>@RequestMapping</w:t>
            </w:r>
            <w:r w:rsidRPr="005157FA">
              <w:rPr>
                <w:rFonts w:ascii="Cormorant Infant" w:hAnsi="Cormorant Infant"/>
                <w:color w:val="000000"/>
              </w:rPr>
              <w:t>(</w:t>
            </w:r>
            <w:r w:rsidRPr="005157FA">
              <w:rPr>
                <w:rFonts w:ascii="Cormorant Infant" w:hAnsi="Cormorant Infant"/>
                <w:color w:val="2A00FF"/>
              </w:rPr>
              <w:t>"</w:t>
            </w:r>
            <w:r w:rsidRPr="005157FA">
              <w:rPr>
                <w:rFonts w:ascii="Cormorant Infant" w:hAnsi="Cormorant Infant"/>
                <w:color w:val="2A00FF"/>
                <w:highlight w:val="yellow"/>
              </w:rPr>
              <w:t>/cart/remove/{id}</w:t>
            </w:r>
            <w:r w:rsidRPr="005157FA">
              <w:rPr>
                <w:rFonts w:ascii="Cormorant Infant" w:hAnsi="Cormorant Infant"/>
                <w:color w:val="2A00FF"/>
              </w:rPr>
              <w:t>"</w:t>
            </w:r>
            <w:r w:rsidRPr="005157FA">
              <w:rPr>
                <w:rFonts w:ascii="Cormorant Infant" w:hAnsi="Cormorant Infant"/>
                <w:color w:val="000000"/>
              </w:rPr>
              <w:t>)</w:t>
            </w:r>
          </w:p>
          <w:p w14:paraId="1D8C7B92" w14:textId="77777777" w:rsidR="00D709EA" w:rsidRPr="005157FA" w:rsidRDefault="00D709EA" w:rsidP="00D709EA">
            <w:pPr>
              <w:rPr>
                <w:rFonts w:ascii="Cormorant Infant" w:hAnsi="Cormorant Infant"/>
              </w:rPr>
            </w:pPr>
            <w:r w:rsidRPr="005157FA">
              <w:rPr>
                <w:rFonts w:ascii="Cormorant Infant" w:hAnsi="Cormorant Infant"/>
                <w:b/>
                <w:bCs/>
                <w:color w:val="7F0055"/>
              </w:rPr>
              <w:t>public</w:t>
            </w:r>
            <w:r w:rsidRPr="005157FA">
              <w:rPr>
                <w:rFonts w:ascii="Cormorant Infant" w:hAnsi="Cormorant Infant"/>
                <w:color w:val="000000"/>
              </w:rPr>
              <w:t xml:space="preserve"> String remove(</w:t>
            </w:r>
            <w:r w:rsidRPr="005157FA">
              <w:rPr>
                <w:rFonts w:ascii="Cormorant Infant" w:hAnsi="Cormorant Infant"/>
                <w:color w:val="646464"/>
              </w:rPr>
              <w:t>@PathVariable</w:t>
            </w:r>
            <w:r w:rsidRPr="005157FA">
              <w:rPr>
                <w:rFonts w:ascii="Cormorant Infant" w:hAnsi="Cormorant Infant"/>
                <w:color w:val="000000"/>
              </w:rPr>
              <w:t>(</w:t>
            </w:r>
            <w:r w:rsidRPr="005157FA">
              <w:rPr>
                <w:rFonts w:ascii="Cormorant Infant" w:hAnsi="Cormorant Infant"/>
                <w:color w:val="2A00FF"/>
              </w:rPr>
              <w:t>"id"</w:t>
            </w:r>
            <w:r w:rsidRPr="005157FA">
              <w:rPr>
                <w:rFonts w:ascii="Cormorant Infant" w:hAnsi="Cormorant Infant"/>
                <w:color w:val="000000"/>
              </w:rPr>
              <w:t xml:space="preserve">) Integer </w:t>
            </w:r>
            <w:r w:rsidRPr="005157FA">
              <w:rPr>
                <w:rFonts w:ascii="Cormorant Infant" w:hAnsi="Cormorant Infant"/>
                <w:color w:val="6A3E3E"/>
              </w:rPr>
              <w:t>id</w:t>
            </w:r>
            <w:r w:rsidRPr="005157FA">
              <w:rPr>
                <w:rFonts w:ascii="Cormorant Infant" w:hAnsi="Cormorant Infant"/>
                <w:color w:val="000000"/>
              </w:rPr>
              <w:t>) {</w:t>
            </w:r>
          </w:p>
          <w:p w14:paraId="1D8C7B93" w14:textId="77777777" w:rsidR="00D709EA" w:rsidRPr="005157FA" w:rsidRDefault="00D709EA" w:rsidP="00D709EA">
            <w:pPr>
              <w:rPr>
                <w:rFonts w:ascii="Cormorant Infant" w:hAnsi="Cormorant Infant"/>
              </w:rPr>
            </w:pPr>
            <w:r w:rsidRPr="005157FA">
              <w:rPr>
                <w:rFonts w:ascii="Cormorant Infant" w:hAnsi="Cormorant Infant"/>
                <w:color w:val="000000"/>
              </w:rPr>
              <w:tab/>
            </w:r>
            <w:r w:rsidRPr="005157FA">
              <w:rPr>
                <w:rFonts w:ascii="Cormorant Infant" w:hAnsi="Cormorant Infant"/>
                <w:color w:val="0000C0"/>
              </w:rPr>
              <w:t>cart</w:t>
            </w:r>
            <w:r w:rsidRPr="005157FA">
              <w:rPr>
                <w:rFonts w:ascii="Cormorant Infant" w:hAnsi="Cormorant Infant"/>
                <w:color w:val="000000"/>
              </w:rPr>
              <w:t>.remove(</w:t>
            </w:r>
            <w:r w:rsidRPr="005157FA">
              <w:rPr>
                <w:rFonts w:ascii="Cormorant Infant" w:hAnsi="Cormorant Infant"/>
                <w:color w:val="6A3E3E"/>
              </w:rPr>
              <w:t>id</w:t>
            </w:r>
            <w:r w:rsidRPr="005157FA">
              <w:rPr>
                <w:rFonts w:ascii="Cormorant Infant" w:hAnsi="Cormorant Infant"/>
                <w:color w:val="000000"/>
              </w:rPr>
              <w:t>);</w:t>
            </w:r>
          </w:p>
          <w:p w14:paraId="1D8C7B94" w14:textId="77777777" w:rsidR="00D709EA" w:rsidRPr="005157FA" w:rsidRDefault="00D709EA" w:rsidP="00D709EA">
            <w:pPr>
              <w:rPr>
                <w:rFonts w:ascii="Cormorant Infant" w:hAnsi="Cormorant Infant"/>
              </w:rPr>
            </w:pPr>
            <w:r w:rsidRPr="005157FA">
              <w:rPr>
                <w:rFonts w:ascii="Cormorant Infant" w:hAnsi="Cormorant Infant"/>
                <w:color w:val="000000"/>
              </w:rPr>
              <w:tab/>
            </w:r>
            <w:r w:rsidRPr="005157FA">
              <w:rPr>
                <w:rFonts w:ascii="Cormorant Infant" w:hAnsi="Cormorant Infant"/>
                <w:b/>
                <w:bCs/>
                <w:color w:val="7F0055"/>
              </w:rPr>
              <w:t>return</w:t>
            </w:r>
            <w:r w:rsidRPr="005157FA">
              <w:rPr>
                <w:rFonts w:ascii="Cormorant Infant" w:hAnsi="Cormorant Infant"/>
                <w:color w:val="000000"/>
              </w:rPr>
              <w:t xml:space="preserve"> </w:t>
            </w:r>
            <w:r w:rsidRPr="005157FA">
              <w:rPr>
                <w:rFonts w:ascii="Cormorant Infant" w:hAnsi="Cormorant Infant"/>
                <w:color w:val="2A00FF"/>
              </w:rPr>
              <w:t>"redirect:/cart/view"</w:t>
            </w:r>
            <w:r w:rsidRPr="005157FA">
              <w:rPr>
                <w:rFonts w:ascii="Cormorant Infant" w:hAnsi="Cormorant Infant"/>
                <w:color w:val="000000"/>
              </w:rPr>
              <w:t>;</w:t>
            </w:r>
          </w:p>
          <w:p w14:paraId="1D8C7B95" w14:textId="77777777" w:rsidR="00D709EA" w:rsidRPr="005157FA" w:rsidRDefault="00D709EA" w:rsidP="00D709EA">
            <w:pPr>
              <w:rPr>
                <w:rFonts w:ascii="Cormorant Infant" w:hAnsi="Cormorant Infant"/>
              </w:rPr>
            </w:pPr>
            <w:r w:rsidRPr="005157FA">
              <w:rPr>
                <w:rFonts w:ascii="Cormorant Infant" w:hAnsi="Cormorant Infant"/>
                <w:color w:val="000000"/>
              </w:rPr>
              <w:t>}</w:t>
            </w:r>
          </w:p>
          <w:p w14:paraId="1D8C7B96" w14:textId="77777777" w:rsidR="00D709EA" w:rsidRPr="005157FA" w:rsidRDefault="00D709EA" w:rsidP="00D709EA">
            <w:pPr>
              <w:rPr>
                <w:rFonts w:ascii="Cormorant Infant" w:hAnsi="Cormorant Infant"/>
              </w:rPr>
            </w:pPr>
            <w:r w:rsidRPr="005157FA">
              <w:rPr>
                <w:rFonts w:ascii="Cormorant Infant" w:hAnsi="Cormorant Infant"/>
                <w:color w:val="646464"/>
              </w:rPr>
              <w:t>@RequestMapping</w:t>
            </w:r>
            <w:r w:rsidRPr="005157FA">
              <w:rPr>
                <w:rFonts w:ascii="Cormorant Infant" w:hAnsi="Cormorant Infant"/>
                <w:color w:val="000000"/>
              </w:rPr>
              <w:t>(</w:t>
            </w:r>
            <w:r w:rsidRPr="005157FA">
              <w:rPr>
                <w:rFonts w:ascii="Cormorant Infant" w:hAnsi="Cormorant Infant"/>
                <w:color w:val="2A00FF"/>
              </w:rPr>
              <w:t>"</w:t>
            </w:r>
            <w:r w:rsidRPr="005157FA">
              <w:rPr>
                <w:rFonts w:ascii="Cormorant Infant" w:hAnsi="Cormorant Infant"/>
                <w:color w:val="2A00FF"/>
                <w:highlight w:val="yellow"/>
              </w:rPr>
              <w:t>/cart/update/{id}</w:t>
            </w:r>
            <w:r w:rsidRPr="005157FA">
              <w:rPr>
                <w:rFonts w:ascii="Cormorant Infant" w:hAnsi="Cormorant Infant"/>
                <w:color w:val="2A00FF"/>
              </w:rPr>
              <w:t>"</w:t>
            </w:r>
            <w:r w:rsidRPr="005157FA">
              <w:rPr>
                <w:rFonts w:ascii="Cormorant Infant" w:hAnsi="Cormorant Infant"/>
                <w:color w:val="000000"/>
              </w:rPr>
              <w:t>)</w:t>
            </w:r>
          </w:p>
          <w:p w14:paraId="1D8C7B97" w14:textId="77777777" w:rsidR="00D709EA" w:rsidRPr="005157FA" w:rsidRDefault="00D709EA" w:rsidP="00D709EA">
            <w:pPr>
              <w:rPr>
                <w:rFonts w:ascii="Cormorant Infant" w:hAnsi="Cormorant Infant"/>
                <w:color w:val="6A3E3E"/>
              </w:rPr>
            </w:pPr>
            <w:r w:rsidRPr="005157FA">
              <w:rPr>
                <w:rFonts w:ascii="Cormorant Infant" w:hAnsi="Cormorant Infant"/>
                <w:b/>
                <w:bCs/>
                <w:color w:val="7F0055"/>
              </w:rPr>
              <w:t>public</w:t>
            </w:r>
            <w:r w:rsidRPr="005157FA">
              <w:rPr>
                <w:rFonts w:ascii="Cormorant Infant" w:hAnsi="Cormorant Infant"/>
                <w:color w:val="000000"/>
              </w:rPr>
              <w:t xml:space="preserve"> String update(</w:t>
            </w:r>
            <w:r w:rsidRPr="005157FA">
              <w:rPr>
                <w:rFonts w:ascii="Cormorant Infant" w:hAnsi="Cormorant Infant"/>
                <w:color w:val="646464"/>
              </w:rPr>
              <w:t>@PathVariable</w:t>
            </w:r>
            <w:r w:rsidRPr="005157FA">
              <w:rPr>
                <w:rFonts w:ascii="Cormorant Infant" w:hAnsi="Cormorant Infant"/>
                <w:color w:val="000000"/>
              </w:rPr>
              <w:t>(</w:t>
            </w:r>
            <w:r w:rsidRPr="005157FA">
              <w:rPr>
                <w:rFonts w:ascii="Cormorant Infant" w:hAnsi="Cormorant Infant"/>
                <w:color w:val="2A00FF"/>
              </w:rPr>
              <w:t>"id"</w:t>
            </w:r>
            <w:r w:rsidRPr="005157FA">
              <w:rPr>
                <w:rFonts w:ascii="Cormorant Infant" w:hAnsi="Cormorant Infant"/>
                <w:color w:val="000000"/>
              </w:rPr>
              <w:t xml:space="preserve">) Integer </w:t>
            </w:r>
            <w:r w:rsidRPr="005157FA">
              <w:rPr>
                <w:rFonts w:ascii="Cormorant Infant" w:hAnsi="Cormorant Infant"/>
                <w:color w:val="6A3E3E"/>
              </w:rPr>
              <w:t xml:space="preserve">id, </w:t>
            </w:r>
          </w:p>
          <w:p w14:paraId="1D8C7B98" w14:textId="77777777" w:rsidR="00D709EA" w:rsidRPr="005157FA" w:rsidRDefault="00D709EA" w:rsidP="00D709EA">
            <w:pPr>
              <w:ind w:left="4320"/>
              <w:rPr>
                <w:rFonts w:ascii="Cormorant Infant" w:hAnsi="Cormorant Infant"/>
              </w:rPr>
            </w:pPr>
            <w:r w:rsidRPr="005157FA">
              <w:rPr>
                <w:rFonts w:ascii="Cormorant Infant" w:hAnsi="Cormorant Infant"/>
                <w:color w:val="646464"/>
              </w:rPr>
              <w:t>@RequestParam</w:t>
            </w:r>
            <w:r w:rsidRPr="005157FA">
              <w:rPr>
                <w:rFonts w:ascii="Cormorant Infant" w:hAnsi="Cormorant Infant"/>
                <w:color w:val="000000"/>
              </w:rPr>
              <w:t>(</w:t>
            </w:r>
            <w:r w:rsidRPr="005157FA">
              <w:rPr>
                <w:rFonts w:ascii="Cormorant Infant" w:hAnsi="Cormorant Infant"/>
                <w:color w:val="2A00FF"/>
              </w:rPr>
              <w:t>"qty"</w:t>
            </w:r>
            <w:r w:rsidRPr="005157FA">
              <w:rPr>
                <w:rFonts w:ascii="Cormorant Infant" w:hAnsi="Cormorant Infant"/>
                <w:color w:val="000000"/>
              </w:rPr>
              <w:t xml:space="preserve">) Integer </w:t>
            </w:r>
            <w:r w:rsidRPr="005157FA">
              <w:rPr>
                <w:rFonts w:ascii="Cormorant Infant" w:hAnsi="Cormorant Infant"/>
                <w:color w:val="6A3E3E"/>
              </w:rPr>
              <w:t>qty</w:t>
            </w:r>
            <w:r w:rsidRPr="005157FA">
              <w:rPr>
                <w:rFonts w:ascii="Cormorant Infant" w:hAnsi="Cormorant Infant"/>
                <w:color w:val="000000"/>
              </w:rPr>
              <w:t>) {</w:t>
            </w:r>
          </w:p>
          <w:p w14:paraId="1D8C7B99" w14:textId="77777777" w:rsidR="00D709EA" w:rsidRPr="005157FA" w:rsidRDefault="00D709EA" w:rsidP="00D709EA">
            <w:pPr>
              <w:rPr>
                <w:rFonts w:ascii="Cormorant Infant" w:hAnsi="Cormorant Infant"/>
              </w:rPr>
            </w:pPr>
            <w:r w:rsidRPr="005157FA">
              <w:rPr>
                <w:rFonts w:ascii="Cormorant Infant" w:hAnsi="Cormorant Infant"/>
                <w:color w:val="000000"/>
              </w:rPr>
              <w:tab/>
            </w:r>
            <w:r w:rsidRPr="005157FA">
              <w:rPr>
                <w:rFonts w:ascii="Cormorant Infant" w:hAnsi="Cormorant Infant"/>
                <w:color w:val="0000C0"/>
              </w:rPr>
              <w:t>cart</w:t>
            </w:r>
            <w:r w:rsidRPr="005157FA">
              <w:rPr>
                <w:rFonts w:ascii="Cormorant Infant" w:hAnsi="Cormorant Infant"/>
                <w:color w:val="000000"/>
              </w:rPr>
              <w:t>.update(</w:t>
            </w:r>
            <w:r w:rsidRPr="005157FA">
              <w:rPr>
                <w:rFonts w:ascii="Cormorant Infant" w:hAnsi="Cormorant Infant"/>
                <w:color w:val="6A3E3E"/>
              </w:rPr>
              <w:t>id</w:t>
            </w:r>
            <w:r w:rsidRPr="005157FA">
              <w:rPr>
                <w:rFonts w:ascii="Cormorant Infant" w:hAnsi="Cormorant Infant"/>
                <w:color w:val="000000"/>
              </w:rPr>
              <w:t xml:space="preserve">, </w:t>
            </w:r>
            <w:r w:rsidRPr="005157FA">
              <w:rPr>
                <w:rFonts w:ascii="Cormorant Infant" w:hAnsi="Cormorant Infant"/>
                <w:color w:val="6A3E3E"/>
              </w:rPr>
              <w:t>qty</w:t>
            </w:r>
            <w:r w:rsidRPr="005157FA">
              <w:rPr>
                <w:rFonts w:ascii="Cormorant Infant" w:hAnsi="Cormorant Infant"/>
                <w:color w:val="000000"/>
              </w:rPr>
              <w:t>);</w:t>
            </w:r>
          </w:p>
          <w:p w14:paraId="1D8C7B9A" w14:textId="77777777" w:rsidR="00D709EA" w:rsidRPr="005157FA" w:rsidRDefault="00D709EA" w:rsidP="00D709EA">
            <w:pPr>
              <w:rPr>
                <w:rFonts w:ascii="Cormorant Infant" w:hAnsi="Cormorant Infant"/>
              </w:rPr>
            </w:pPr>
            <w:r w:rsidRPr="005157FA">
              <w:rPr>
                <w:rFonts w:ascii="Cormorant Infant" w:hAnsi="Cormorant Infant"/>
                <w:color w:val="000000"/>
              </w:rPr>
              <w:tab/>
            </w:r>
            <w:r w:rsidRPr="005157FA">
              <w:rPr>
                <w:rFonts w:ascii="Cormorant Infant" w:hAnsi="Cormorant Infant"/>
                <w:b/>
                <w:bCs/>
                <w:color w:val="7F0055"/>
              </w:rPr>
              <w:t>return</w:t>
            </w:r>
            <w:r w:rsidRPr="005157FA">
              <w:rPr>
                <w:rFonts w:ascii="Cormorant Infant" w:hAnsi="Cormorant Infant"/>
                <w:color w:val="000000"/>
              </w:rPr>
              <w:t xml:space="preserve"> </w:t>
            </w:r>
            <w:r w:rsidRPr="005157FA">
              <w:rPr>
                <w:rFonts w:ascii="Cormorant Infant" w:hAnsi="Cormorant Infant"/>
                <w:color w:val="2A00FF"/>
              </w:rPr>
              <w:t>"redirect:/cart/view"</w:t>
            </w:r>
            <w:r w:rsidRPr="005157FA">
              <w:rPr>
                <w:rFonts w:ascii="Cormorant Infant" w:hAnsi="Cormorant Infant"/>
                <w:color w:val="000000"/>
              </w:rPr>
              <w:t>;</w:t>
            </w:r>
          </w:p>
          <w:p w14:paraId="1D8C7B9B" w14:textId="77777777" w:rsidR="00D709EA" w:rsidRPr="005157FA" w:rsidRDefault="00D709EA" w:rsidP="00D709EA">
            <w:pPr>
              <w:rPr>
                <w:rFonts w:ascii="Cormorant Infant" w:hAnsi="Cormorant Infant"/>
              </w:rPr>
            </w:pPr>
            <w:r w:rsidRPr="005157FA">
              <w:rPr>
                <w:rFonts w:ascii="Cormorant Infant" w:hAnsi="Cormorant Infant"/>
                <w:color w:val="000000"/>
              </w:rPr>
              <w:t>}</w:t>
            </w:r>
          </w:p>
          <w:p w14:paraId="1D8C7B9C" w14:textId="77777777" w:rsidR="00D709EA" w:rsidRPr="005157FA" w:rsidRDefault="00D709EA" w:rsidP="00D709EA">
            <w:pPr>
              <w:rPr>
                <w:rFonts w:ascii="Cormorant Infant" w:hAnsi="Cormorant Infant"/>
              </w:rPr>
            </w:pPr>
            <w:r w:rsidRPr="005157FA">
              <w:rPr>
                <w:rFonts w:ascii="Cormorant Infant" w:hAnsi="Cormorant Infant"/>
                <w:color w:val="646464"/>
              </w:rPr>
              <w:t>@RequestMapping</w:t>
            </w:r>
            <w:r w:rsidRPr="005157FA">
              <w:rPr>
                <w:rFonts w:ascii="Cormorant Infant" w:hAnsi="Cormorant Infant"/>
                <w:color w:val="000000"/>
              </w:rPr>
              <w:t>(</w:t>
            </w:r>
            <w:r w:rsidRPr="005157FA">
              <w:rPr>
                <w:rFonts w:ascii="Cormorant Infant" w:hAnsi="Cormorant Infant"/>
                <w:color w:val="2A00FF"/>
              </w:rPr>
              <w:t>"</w:t>
            </w:r>
            <w:r w:rsidRPr="005157FA">
              <w:rPr>
                <w:rFonts w:ascii="Cormorant Infant" w:hAnsi="Cormorant Infant"/>
                <w:color w:val="2A00FF"/>
                <w:highlight w:val="yellow"/>
              </w:rPr>
              <w:t>/cart/clear</w:t>
            </w:r>
            <w:r w:rsidRPr="005157FA">
              <w:rPr>
                <w:rFonts w:ascii="Cormorant Infant" w:hAnsi="Cormorant Infant"/>
                <w:color w:val="2A00FF"/>
              </w:rPr>
              <w:t>"</w:t>
            </w:r>
            <w:r w:rsidRPr="005157FA">
              <w:rPr>
                <w:rFonts w:ascii="Cormorant Infant" w:hAnsi="Cormorant Infant"/>
                <w:color w:val="000000"/>
              </w:rPr>
              <w:t>)</w:t>
            </w:r>
          </w:p>
          <w:p w14:paraId="1D8C7B9D" w14:textId="77777777" w:rsidR="00D709EA" w:rsidRPr="005157FA" w:rsidRDefault="00D709EA" w:rsidP="00D709EA">
            <w:pPr>
              <w:rPr>
                <w:rFonts w:ascii="Cormorant Infant" w:hAnsi="Cormorant Infant"/>
              </w:rPr>
            </w:pPr>
            <w:r w:rsidRPr="005157FA">
              <w:rPr>
                <w:rFonts w:ascii="Cormorant Infant" w:hAnsi="Cormorant Infant"/>
                <w:b/>
                <w:bCs/>
                <w:color w:val="7F0055"/>
              </w:rPr>
              <w:t>public</w:t>
            </w:r>
            <w:r w:rsidRPr="005157FA">
              <w:rPr>
                <w:rFonts w:ascii="Cormorant Infant" w:hAnsi="Cormorant Infant"/>
                <w:color w:val="000000"/>
              </w:rPr>
              <w:t xml:space="preserve"> String clear() {</w:t>
            </w:r>
          </w:p>
          <w:p w14:paraId="1D8C7B9E" w14:textId="77777777" w:rsidR="00D709EA" w:rsidRPr="005157FA" w:rsidRDefault="00D709EA" w:rsidP="00D709EA">
            <w:pPr>
              <w:rPr>
                <w:rFonts w:ascii="Cormorant Infant" w:hAnsi="Cormorant Infant"/>
              </w:rPr>
            </w:pPr>
            <w:r w:rsidRPr="005157FA">
              <w:rPr>
                <w:rFonts w:ascii="Cormorant Infant" w:hAnsi="Cormorant Infant"/>
                <w:color w:val="000000"/>
              </w:rPr>
              <w:tab/>
            </w:r>
            <w:r w:rsidRPr="005157FA">
              <w:rPr>
                <w:rFonts w:ascii="Cormorant Infant" w:hAnsi="Cormorant Infant"/>
                <w:color w:val="0000C0"/>
              </w:rPr>
              <w:t>cart</w:t>
            </w:r>
            <w:r w:rsidRPr="005157FA">
              <w:rPr>
                <w:rFonts w:ascii="Cormorant Infant" w:hAnsi="Cormorant Infant"/>
                <w:color w:val="000000"/>
              </w:rPr>
              <w:t>.clear();</w:t>
            </w:r>
          </w:p>
          <w:p w14:paraId="1D8C7B9F" w14:textId="77777777" w:rsidR="00D709EA" w:rsidRPr="005157FA" w:rsidRDefault="00D709EA" w:rsidP="00D709EA">
            <w:pPr>
              <w:rPr>
                <w:rFonts w:ascii="Cormorant Infant" w:hAnsi="Cormorant Infant"/>
              </w:rPr>
            </w:pPr>
            <w:r w:rsidRPr="005157FA">
              <w:rPr>
                <w:rFonts w:ascii="Cormorant Infant" w:hAnsi="Cormorant Infant"/>
                <w:color w:val="000000"/>
              </w:rPr>
              <w:tab/>
            </w:r>
            <w:r w:rsidRPr="005157FA">
              <w:rPr>
                <w:rFonts w:ascii="Cormorant Infant" w:hAnsi="Cormorant Infant"/>
                <w:b/>
                <w:bCs/>
                <w:color w:val="7F0055"/>
              </w:rPr>
              <w:t>return</w:t>
            </w:r>
            <w:r w:rsidRPr="005157FA">
              <w:rPr>
                <w:rFonts w:ascii="Cormorant Infant" w:hAnsi="Cormorant Infant"/>
                <w:color w:val="000000"/>
              </w:rPr>
              <w:t xml:space="preserve"> </w:t>
            </w:r>
            <w:r w:rsidRPr="005157FA">
              <w:rPr>
                <w:rFonts w:ascii="Cormorant Infant" w:hAnsi="Cormorant Infant"/>
                <w:color w:val="2A00FF"/>
              </w:rPr>
              <w:t>"redirect:/cart/view"</w:t>
            </w:r>
            <w:r w:rsidRPr="005157FA">
              <w:rPr>
                <w:rFonts w:ascii="Cormorant Infant" w:hAnsi="Cormorant Infant"/>
                <w:color w:val="000000"/>
              </w:rPr>
              <w:t>;</w:t>
            </w:r>
          </w:p>
          <w:p w14:paraId="1D8C7BA0" w14:textId="77777777" w:rsidR="00D709EA" w:rsidRPr="005157FA" w:rsidRDefault="00D709EA" w:rsidP="00D709EA">
            <w:pPr>
              <w:rPr>
                <w:rFonts w:ascii="Cormorant Infant" w:hAnsi="Cormorant Infant"/>
              </w:rPr>
            </w:pPr>
            <w:r w:rsidRPr="005157FA">
              <w:rPr>
                <w:rFonts w:ascii="Cormorant Infant" w:hAnsi="Cormorant Infant"/>
                <w:color w:val="000000"/>
              </w:rPr>
              <w:t>}</w:t>
            </w:r>
          </w:p>
        </w:tc>
      </w:tr>
    </w:tbl>
    <w:p w14:paraId="1D8C7BA2" w14:textId="77777777" w:rsidR="0029015A" w:rsidRPr="003D1719" w:rsidRDefault="007F5EC1" w:rsidP="00C80208">
      <w:pPr>
        <w:pStyle w:val="Heading2"/>
      </w:pPr>
      <w:r>
        <w:t>Bài 6</w:t>
      </w:r>
      <w:r w:rsidR="004B3CCB" w:rsidRPr="003D1719">
        <w:t xml:space="preserve"> (</w:t>
      </w:r>
      <w:r w:rsidR="00047677">
        <w:t>1</w:t>
      </w:r>
      <w:r w:rsidR="004B3CCB" w:rsidRPr="003D1719">
        <w:t xml:space="preserve"> điểm)</w:t>
      </w:r>
    </w:p>
    <w:p w14:paraId="1D8C7BA3" w14:textId="77777777" w:rsidR="00762906" w:rsidRPr="00762906" w:rsidRDefault="004B3CCB" w:rsidP="006C708E">
      <w:r w:rsidRPr="003D1719">
        <w:t>Giảng viên cho thêm</w:t>
      </w:r>
    </w:p>
    <w:sectPr w:rsidR="00762906" w:rsidRPr="00762906" w:rsidSect="00762906">
      <w:headerReference w:type="default" r:id="rId9"/>
      <w:footerReference w:type="default" r:id="rId10"/>
      <w:pgSz w:w="12240" w:h="15840"/>
      <w:pgMar w:top="1440" w:right="1440" w:bottom="1440" w:left="1440" w:header="54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11C7EA" w14:textId="77777777" w:rsidR="009D3C5F" w:rsidRDefault="009D3C5F" w:rsidP="00762906">
      <w:pPr>
        <w:spacing w:after="0" w:line="240" w:lineRule="auto"/>
      </w:pPr>
      <w:r>
        <w:separator/>
      </w:r>
    </w:p>
  </w:endnote>
  <w:endnote w:type="continuationSeparator" w:id="0">
    <w:p w14:paraId="48960778" w14:textId="77777777" w:rsidR="009D3C5F" w:rsidRDefault="009D3C5F" w:rsidP="00762906">
      <w:pPr>
        <w:spacing w:after="0" w:line="240" w:lineRule="auto"/>
      </w:pPr>
      <w:r>
        <w:continuationSeparator/>
      </w:r>
    </w:p>
  </w:endnote>
  <w:endnote w:type="continuationNotice" w:id="1">
    <w:p w14:paraId="010269BA" w14:textId="77777777" w:rsidR="009D3C5F" w:rsidRDefault="009D3C5F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morant Infant">
    <w:panose1 w:val="00000500000000000000"/>
    <w:charset w:val="00"/>
    <w:family w:val="auto"/>
    <w:pitch w:val="variable"/>
    <w:sig w:usb0="20000207" w:usb1="00000001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8C7BAD" w14:textId="77777777" w:rsidR="00122E06" w:rsidRPr="001D17D4" w:rsidRDefault="00122E06" w:rsidP="001D17D4">
    <w:pPr>
      <w:pStyle w:val="Footer"/>
      <w:pBdr>
        <w:top w:val="single" w:sz="4" w:space="1" w:color="auto"/>
      </w:pBdr>
      <w:tabs>
        <w:tab w:val="clear" w:pos="4680"/>
      </w:tabs>
      <w:rPr>
        <w:smallCaps/>
      </w:rPr>
    </w:pPr>
    <w:r>
      <w:rPr>
        <w:smallCaps/>
      </w:rPr>
      <w:t>Lập trình Java 5</w:t>
    </w:r>
    <w:r w:rsidRPr="001D17D4">
      <w:rPr>
        <w:smallCaps/>
      </w:rPr>
      <w:tab/>
      <w:t xml:space="preserve">Trang </w:t>
    </w:r>
    <w:r w:rsidRPr="001D17D4">
      <w:rPr>
        <w:smallCaps/>
      </w:rPr>
      <w:fldChar w:fldCharType="begin"/>
    </w:r>
    <w:r w:rsidRPr="001D17D4">
      <w:rPr>
        <w:smallCaps/>
      </w:rPr>
      <w:instrText xml:space="preserve"> PAGE   \* MERGEFORMAT </w:instrText>
    </w:r>
    <w:r w:rsidRPr="001D17D4">
      <w:rPr>
        <w:smallCaps/>
      </w:rPr>
      <w:fldChar w:fldCharType="separate"/>
    </w:r>
    <w:r w:rsidR="005157FA">
      <w:rPr>
        <w:smallCaps/>
        <w:noProof/>
      </w:rPr>
      <w:t>12</w:t>
    </w:r>
    <w:r w:rsidRPr="001D17D4">
      <w:rPr>
        <w:smallCaps/>
        <w:noProof/>
      </w:rPr>
      <w:fldChar w:fldCharType="end"/>
    </w:r>
  </w:p>
  <w:p w14:paraId="1D8C7BAE" w14:textId="77777777" w:rsidR="00122E06" w:rsidRDefault="00122E0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3F01C4" w14:textId="77777777" w:rsidR="009D3C5F" w:rsidRDefault="009D3C5F" w:rsidP="00762906">
      <w:pPr>
        <w:spacing w:after="0" w:line="240" w:lineRule="auto"/>
      </w:pPr>
      <w:r>
        <w:separator/>
      </w:r>
    </w:p>
  </w:footnote>
  <w:footnote w:type="continuationSeparator" w:id="0">
    <w:p w14:paraId="28601B07" w14:textId="77777777" w:rsidR="009D3C5F" w:rsidRDefault="009D3C5F" w:rsidP="00762906">
      <w:pPr>
        <w:spacing w:after="0" w:line="240" w:lineRule="auto"/>
      </w:pPr>
      <w:r>
        <w:continuationSeparator/>
      </w:r>
    </w:p>
  </w:footnote>
  <w:footnote w:type="continuationNotice" w:id="1">
    <w:p w14:paraId="4AE14B96" w14:textId="77777777" w:rsidR="009D3C5F" w:rsidRDefault="009D3C5F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8C7BAC" w14:textId="77777777" w:rsidR="00122E06" w:rsidRPr="009E10E1" w:rsidRDefault="00122E06" w:rsidP="00762906">
    <w:pPr>
      <w:pStyle w:val="Header"/>
      <w:pBdr>
        <w:bottom w:val="single" w:sz="4" w:space="1" w:color="auto"/>
      </w:pBdr>
      <w:tabs>
        <w:tab w:val="clear" w:pos="4680"/>
      </w:tabs>
      <w:rPr>
        <w:rFonts w:asciiTheme="majorHAnsi" w:hAnsiTheme="majorHAnsi"/>
        <w:smallCaps/>
        <w:sz w:val="32"/>
      </w:rPr>
    </w:pPr>
    <w:r>
      <w:rPr>
        <w:noProof/>
      </w:rPr>
      <w:drawing>
        <wp:inline distT="0" distB="0" distL="0" distR="0" wp14:anchorId="1D8C7BAF" wp14:editId="1D8C7BB0">
          <wp:extent cx="1076302" cy="47262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76302" cy="4726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 w:rsidRPr="00762906">
      <w:rPr>
        <w:rFonts w:asciiTheme="majorHAnsi" w:hAnsiTheme="majorHAnsi"/>
        <w:smallCaps/>
        <w:sz w:val="32"/>
      </w:rPr>
      <w:t>L</w:t>
    </w:r>
    <w:r w:rsidR="00C366EB">
      <w:rPr>
        <w:rFonts w:asciiTheme="majorHAnsi" w:hAnsiTheme="majorHAnsi"/>
        <w:smallCaps/>
        <w:sz w:val="32"/>
      </w:rPr>
      <w:t>ab5</w:t>
    </w:r>
    <w:r>
      <w:rPr>
        <w:rFonts w:asciiTheme="majorHAnsi" w:hAnsiTheme="majorHAnsi"/>
        <w:smallCaps/>
        <w:sz w:val="32"/>
      </w:rPr>
      <w:t>: Spring Beans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17E03"/>
    <w:multiLevelType w:val="hybridMultilevel"/>
    <w:tmpl w:val="FC8C344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852FC9"/>
    <w:multiLevelType w:val="hybridMultilevel"/>
    <w:tmpl w:val="56683CA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C67F96"/>
    <w:multiLevelType w:val="hybridMultilevel"/>
    <w:tmpl w:val="75D2672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E3D3A99"/>
    <w:multiLevelType w:val="hybridMultilevel"/>
    <w:tmpl w:val="6EAC5BD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BD6DC9"/>
    <w:multiLevelType w:val="hybridMultilevel"/>
    <w:tmpl w:val="16F2A2B4"/>
    <w:lvl w:ilvl="0" w:tplc="60449912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AE8B424">
      <w:start w:val="834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8EE3792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16C5FF0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5FC527E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77E8C30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968B2AA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542C740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5FAAC64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464D28"/>
    <w:multiLevelType w:val="hybridMultilevel"/>
    <w:tmpl w:val="99549F7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E9332C"/>
    <w:multiLevelType w:val="hybridMultilevel"/>
    <w:tmpl w:val="CC1CE1C2"/>
    <w:lvl w:ilvl="0" w:tplc="7A14B5F0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3261E44">
      <w:start w:val="202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FE4C96C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E82926A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11661BC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FEAEBAC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224334A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4185840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B1E9A74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2905E9"/>
    <w:multiLevelType w:val="hybridMultilevel"/>
    <w:tmpl w:val="FAAC45D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43202FE"/>
    <w:multiLevelType w:val="hybridMultilevel"/>
    <w:tmpl w:val="D998400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A2253D2">
      <w:start w:val="51"/>
      <w:numFmt w:val="bullet"/>
      <w:lvlText w:val="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563200E"/>
    <w:multiLevelType w:val="hybridMultilevel"/>
    <w:tmpl w:val="D966BC0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D6E4C33"/>
    <w:multiLevelType w:val="hybridMultilevel"/>
    <w:tmpl w:val="09B23A94"/>
    <w:lvl w:ilvl="0" w:tplc="B32AF4B0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E628C70">
      <w:start w:val="240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8889198">
      <w:start w:val="240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3FA54B2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A0AE6A4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D1C828C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534FA7E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6841980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BDA99C2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497475B"/>
    <w:multiLevelType w:val="hybridMultilevel"/>
    <w:tmpl w:val="4888F068"/>
    <w:lvl w:ilvl="0" w:tplc="838ACC46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468A622">
      <w:start w:val="865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B4C8598">
      <w:start w:val="865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D9A6520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9FE8FB2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DD49010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9924ABA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E00FED0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7285614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81C55E0"/>
    <w:multiLevelType w:val="hybridMultilevel"/>
    <w:tmpl w:val="7FF099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ED533AF"/>
    <w:multiLevelType w:val="hybridMultilevel"/>
    <w:tmpl w:val="131C8FF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1BC7F40"/>
    <w:multiLevelType w:val="hybridMultilevel"/>
    <w:tmpl w:val="408A7B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6781579">
    <w:abstractNumId w:val="6"/>
  </w:num>
  <w:num w:numId="2" w16cid:durableId="425733718">
    <w:abstractNumId w:val="0"/>
  </w:num>
  <w:num w:numId="3" w16cid:durableId="1578124630">
    <w:abstractNumId w:val="10"/>
  </w:num>
  <w:num w:numId="4" w16cid:durableId="1920555006">
    <w:abstractNumId w:val="8"/>
  </w:num>
  <w:num w:numId="5" w16cid:durableId="1092899916">
    <w:abstractNumId w:val="3"/>
  </w:num>
  <w:num w:numId="6" w16cid:durableId="355086431">
    <w:abstractNumId w:val="13"/>
  </w:num>
  <w:num w:numId="7" w16cid:durableId="1685354716">
    <w:abstractNumId w:val="11"/>
  </w:num>
  <w:num w:numId="8" w16cid:durableId="1939824333">
    <w:abstractNumId w:val="4"/>
  </w:num>
  <w:num w:numId="9" w16cid:durableId="893615831">
    <w:abstractNumId w:val="7"/>
  </w:num>
  <w:num w:numId="10" w16cid:durableId="1808011483">
    <w:abstractNumId w:val="9"/>
  </w:num>
  <w:num w:numId="11" w16cid:durableId="943536891">
    <w:abstractNumId w:val="1"/>
  </w:num>
  <w:num w:numId="12" w16cid:durableId="1539976831">
    <w:abstractNumId w:val="5"/>
  </w:num>
  <w:num w:numId="13" w16cid:durableId="825900237">
    <w:abstractNumId w:val="14"/>
  </w:num>
  <w:num w:numId="14" w16cid:durableId="579681882">
    <w:abstractNumId w:val="12"/>
  </w:num>
  <w:num w:numId="15" w16cid:durableId="15772781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2906"/>
    <w:rsid w:val="0001194B"/>
    <w:rsid w:val="00024CF0"/>
    <w:rsid w:val="00032414"/>
    <w:rsid w:val="00047677"/>
    <w:rsid w:val="00067A16"/>
    <w:rsid w:val="0008068C"/>
    <w:rsid w:val="000B3A67"/>
    <w:rsid w:val="000D21A9"/>
    <w:rsid w:val="000D3E3C"/>
    <w:rsid w:val="000E3CF6"/>
    <w:rsid w:val="00114EE2"/>
    <w:rsid w:val="00122E06"/>
    <w:rsid w:val="00161FB2"/>
    <w:rsid w:val="00186339"/>
    <w:rsid w:val="001D17D4"/>
    <w:rsid w:val="001F0477"/>
    <w:rsid w:val="001F7195"/>
    <w:rsid w:val="00201B62"/>
    <w:rsid w:val="00203F5E"/>
    <w:rsid w:val="002375B8"/>
    <w:rsid w:val="002475C4"/>
    <w:rsid w:val="00252928"/>
    <w:rsid w:val="00255A5F"/>
    <w:rsid w:val="00264448"/>
    <w:rsid w:val="0027419C"/>
    <w:rsid w:val="00280CE1"/>
    <w:rsid w:val="00286991"/>
    <w:rsid w:val="00287733"/>
    <w:rsid w:val="0029015A"/>
    <w:rsid w:val="00290EE0"/>
    <w:rsid w:val="0029576C"/>
    <w:rsid w:val="002B0437"/>
    <w:rsid w:val="002D21EC"/>
    <w:rsid w:val="002F109D"/>
    <w:rsid w:val="00303081"/>
    <w:rsid w:val="0030383B"/>
    <w:rsid w:val="00306E27"/>
    <w:rsid w:val="003D1719"/>
    <w:rsid w:val="003E06D1"/>
    <w:rsid w:val="00440D6B"/>
    <w:rsid w:val="0044433B"/>
    <w:rsid w:val="004601DB"/>
    <w:rsid w:val="00463D77"/>
    <w:rsid w:val="00476736"/>
    <w:rsid w:val="00487229"/>
    <w:rsid w:val="004B3CCB"/>
    <w:rsid w:val="004C21CA"/>
    <w:rsid w:val="004C7852"/>
    <w:rsid w:val="004C7CE1"/>
    <w:rsid w:val="004F0A8A"/>
    <w:rsid w:val="00506645"/>
    <w:rsid w:val="005157FA"/>
    <w:rsid w:val="00543890"/>
    <w:rsid w:val="00544A58"/>
    <w:rsid w:val="00553C56"/>
    <w:rsid w:val="00563E6F"/>
    <w:rsid w:val="00583536"/>
    <w:rsid w:val="00584265"/>
    <w:rsid w:val="00586EB8"/>
    <w:rsid w:val="005E4045"/>
    <w:rsid w:val="005F278A"/>
    <w:rsid w:val="0063743A"/>
    <w:rsid w:val="006C6111"/>
    <w:rsid w:val="006C708E"/>
    <w:rsid w:val="00700C88"/>
    <w:rsid w:val="00762906"/>
    <w:rsid w:val="00783DC7"/>
    <w:rsid w:val="007870BC"/>
    <w:rsid w:val="00790110"/>
    <w:rsid w:val="00797DF2"/>
    <w:rsid w:val="007B1A90"/>
    <w:rsid w:val="007E20A1"/>
    <w:rsid w:val="007F5EC1"/>
    <w:rsid w:val="008125DF"/>
    <w:rsid w:val="00866A66"/>
    <w:rsid w:val="008A733E"/>
    <w:rsid w:val="008C7C7D"/>
    <w:rsid w:val="008E7712"/>
    <w:rsid w:val="008F783B"/>
    <w:rsid w:val="00925046"/>
    <w:rsid w:val="009364F6"/>
    <w:rsid w:val="00943837"/>
    <w:rsid w:val="0096598B"/>
    <w:rsid w:val="00967246"/>
    <w:rsid w:val="00972519"/>
    <w:rsid w:val="009C2567"/>
    <w:rsid w:val="009D3C5F"/>
    <w:rsid w:val="009E10E1"/>
    <w:rsid w:val="00A054B5"/>
    <w:rsid w:val="00A20CCA"/>
    <w:rsid w:val="00A44A28"/>
    <w:rsid w:val="00A45635"/>
    <w:rsid w:val="00A65DE2"/>
    <w:rsid w:val="00A75986"/>
    <w:rsid w:val="00A907A8"/>
    <w:rsid w:val="00AA1661"/>
    <w:rsid w:val="00AA53D3"/>
    <w:rsid w:val="00AD0A59"/>
    <w:rsid w:val="00AF41CC"/>
    <w:rsid w:val="00AF6226"/>
    <w:rsid w:val="00B10105"/>
    <w:rsid w:val="00B113E0"/>
    <w:rsid w:val="00B12C5C"/>
    <w:rsid w:val="00B27FFD"/>
    <w:rsid w:val="00B4729B"/>
    <w:rsid w:val="00B56807"/>
    <w:rsid w:val="00B937EA"/>
    <w:rsid w:val="00BD309E"/>
    <w:rsid w:val="00BD5ED3"/>
    <w:rsid w:val="00BD6A46"/>
    <w:rsid w:val="00BF324B"/>
    <w:rsid w:val="00C366EB"/>
    <w:rsid w:val="00C55734"/>
    <w:rsid w:val="00C573A0"/>
    <w:rsid w:val="00C80208"/>
    <w:rsid w:val="00CA0E08"/>
    <w:rsid w:val="00CA7B37"/>
    <w:rsid w:val="00CB6A73"/>
    <w:rsid w:val="00CE5D06"/>
    <w:rsid w:val="00D32F92"/>
    <w:rsid w:val="00D67BA0"/>
    <w:rsid w:val="00D709EA"/>
    <w:rsid w:val="00D7767F"/>
    <w:rsid w:val="00DA0FE7"/>
    <w:rsid w:val="00DB3B08"/>
    <w:rsid w:val="00DC2249"/>
    <w:rsid w:val="00DD48A1"/>
    <w:rsid w:val="00DE4204"/>
    <w:rsid w:val="00DE6FBC"/>
    <w:rsid w:val="00DF3293"/>
    <w:rsid w:val="00E16155"/>
    <w:rsid w:val="00E66569"/>
    <w:rsid w:val="00E905FA"/>
    <w:rsid w:val="00EA4133"/>
    <w:rsid w:val="00ED6FBA"/>
    <w:rsid w:val="00EE7C9A"/>
    <w:rsid w:val="00EF3EEF"/>
    <w:rsid w:val="00F03EC3"/>
    <w:rsid w:val="00F14798"/>
    <w:rsid w:val="00FE3195"/>
    <w:rsid w:val="00FF1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8C7A27"/>
  <w15:docId w15:val="{5CA75377-674F-4D3D-AB58-0FCBF2300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2249"/>
    <w:pPr>
      <w:jc w:val="both"/>
    </w:pPr>
    <w:rPr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161FB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mallCap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020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629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2906"/>
  </w:style>
  <w:style w:type="paragraph" w:styleId="Footer">
    <w:name w:val="footer"/>
    <w:basedOn w:val="Normal"/>
    <w:link w:val="FooterChar"/>
    <w:uiPriority w:val="99"/>
    <w:unhideWhenUsed/>
    <w:rsid w:val="007629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2906"/>
  </w:style>
  <w:style w:type="paragraph" w:styleId="BalloonText">
    <w:name w:val="Balloon Text"/>
    <w:basedOn w:val="Normal"/>
    <w:link w:val="BalloonTextChar"/>
    <w:uiPriority w:val="99"/>
    <w:semiHidden/>
    <w:unhideWhenUsed/>
    <w:rsid w:val="0076290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62906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161FB2"/>
    <w:rPr>
      <w:rFonts w:asciiTheme="majorHAnsi" w:eastAsiaTheme="majorEastAsia" w:hAnsiTheme="majorHAnsi" w:cstheme="majorBidi"/>
      <w:b/>
      <w:bCs/>
      <w:smallCap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FE3195"/>
    <w:pPr>
      <w:ind w:left="720"/>
      <w:contextualSpacing/>
    </w:pPr>
  </w:style>
  <w:style w:type="table" w:styleId="TableGrid">
    <w:name w:val="Table Grid"/>
    <w:basedOn w:val="TableNormal"/>
    <w:uiPriority w:val="59"/>
    <w:rsid w:val="00EA41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C8020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3E06D1"/>
    <w:pPr>
      <w:spacing w:before="100" w:beforeAutospacing="1" w:after="100" w:afterAutospacing="1" w:line="240" w:lineRule="auto"/>
      <w:jc w:val="left"/>
    </w:pPr>
    <w:rPr>
      <w:rFonts w:ascii="Times New Roman" w:eastAsiaTheme="minorEastAsia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908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7556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790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87652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049255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84912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245135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614288">
          <w:marLeft w:val="1800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73607">
          <w:marLeft w:val="1800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200707">
          <w:marLeft w:val="1800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03307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029600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230685">
          <w:marLeft w:val="1800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941024">
          <w:marLeft w:val="1800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67528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909818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96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75391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544668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33494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336635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55023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207715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472608">
          <w:marLeft w:val="1800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79792">
          <w:marLeft w:val="1800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877973">
          <w:marLeft w:val="1800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77594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515129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21313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552559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212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83139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268583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63221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690263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28373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725288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90777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026650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72920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950300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317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8097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308313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301664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368788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905900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265793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170956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44958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173905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87610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190842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598</TotalTime>
  <Pages>12</Pages>
  <Words>1645</Words>
  <Characters>9380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 k550j</dc:creator>
  <cp:lastModifiedBy>Binh Tran Quang</cp:lastModifiedBy>
  <cp:revision>46</cp:revision>
  <dcterms:created xsi:type="dcterms:W3CDTF">2021-04-05T03:34:00Z</dcterms:created>
  <dcterms:modified xsi:type="dcterms:W3CDTF">2025-02-12T08:12:00Z</dcterms:modified>
</cp:coreProperties>
</file>